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ADB1B8" w14:textId="21AE4410" w:rsidR="00A82AED" w:rsidRDefault="2B668F29" w:rsidP="47CF4994">
      <w:pPr>
        <w:spacing w:after="0"/>
        <w:jc w:val="both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47CF4994">
        <w:rPr>
          <w:rFonts w:ascii="Times New Roman" w:eastAsia="Times New Roman" w:hAnsi="Times New Roman" w:cs="Times New Roman"/>
        </w:rPr>
        <w:t>În</w:t>
      </w:r>
      <w:proofErr w:type="spellEnd"/>
      <w:r w:rsidRPr="47CF49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47CF4994">
        <w:rPr>
          <w:rFonts w:ascii="Times New Roman" w:eastAsia="Times New Roman" w:hAnsi="Times New Roman" w:cs="Times New Roman"/>
        </w:rPr>
        <w:t>cadrul</w:t>
      </w:r>
      <w:proofErr w:type="spellEnd"/>
      <w:r w:rsidRPr="47CF49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47CF4994">
        <w:rPr>
          <w:rFonts w:ascii="Times New Roman" w:eastAsia="Times New Roman" w:hAnsi="Times New Roman" w:cs="Times New Roman"/>
        </w:rPr>
        <w:t>primului</w:t>
      </w:r>
      <w:proofErr w:type="spellEnd"/>
      <w:r w:rsidRPr="47CF49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47CF4994">
        <w:rPr>
          <w:rFonts w:ascii="Times New Roman" w:eastAsia="Times New Roman" w:hAnsi="Times New Roman" w:cs="Times New Roman"/>
        </w:rPr>
        <w:t>semestru</w:t>
      </w:r>
      <w:proofErr w:type="spellEnd"/>
      <w:r w:rsidRPr="47CF4994">
        <w:rPr>
          <w:rFonts w:ascii="Times New Roman" w:eastAsia="Times New Roman" w:hAnsi="Times New Roman" w:cs="Times New Roman"/>
        </w:rPr>
        <w:t xml:space="preserve"> al </w:t>
      </w:r>
      <w:proofErr w:type="spellStart"/>
      <w:r w:rsidRPr="47CF4994">
        <w:rPr>
          <w:rFonts w:ascii="Times New Roman" w:eastAsia="Times New Roman" w:hAnsi="Times New Roman" w:cs="Times New Roman"/>
        </w:rPr>
        <w:t>acestui</w:t>
      </w:r>
      <w:proofErr w:type="spellEnd"/>
      <w:r w:rsidRPr="47CF4994">
        <w:rPr>
          <w:rFonts w:ascii="Times New Roman" w:eastAsia="Times New Roman" w:hAnsi="Times New Roman" w:cs="Times New Roman"/>
        </w:rPr>
        <w:t xml:space="preserve"> an </w:t>
      </w:r>
      <w:proofErr w:type="spellStart"/>
      <w:r w:rsidRPr="47CF4994">
        <w:rPr>
          <w:rFonts w:ascii="Times New Roman" w:eastAsia="Times New Roman" w:hAnsi="Times New Roman" w:cs="Times New Roman"/>
        </w:rPr>
        <w:t>universitar</w:t>
      </w:r>
      <w:proofErr w:type="spellEnd"/>
      <w:r w:rsidRPr="47CF4994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47CF4994">
        <w:rPr>
          <w:rFonts w:ascii="Times New Roman" w:eastAsia="Times New Roman" w:hAnsi="Times New Roman" w:cs="Times New Roman"/>
        </w:rPr>
        <w:t>studenții</w:t>
      </w:r>
      <w:proofErr w:type="spellEnd"/>
      <w:r w:rsidRPr="47CF4994">
        <w:rPr>
          <w:rFonts w:ascii="Times New Roman" w:eastAsia="Times New Roman" w:hAnsi="Times New Roman" w:cs="Times New Roman"/>
        </w:rPr>
        <w:t xml:space="preserve"> de la </w:t>
      </w:r>
      <w:proofErr w:type="spellStart"/>
      <w:r w:rsidRPr="47CF4994">
        <w:rPr>
          <w:rFonts w:ascii="Times New Roman" w:eastAsia="Times New Roman" w:hAnsi="Times New Roman" w:cs="Times New Roman"/>
        </w:rPr>
        <w:t>cursurile</w:t>
      </w:r>
      <w:proofErr w:type="spellEnd"/>
      <w:r w:rsidRPr="47CF4994">
        <w:rPr>
          <w:rFonts w:ascii="Times New Roman" w:eastAsia="Times New Roman" w:hAnsi="Times New Roman" w:cs="Times New Roman"/>
          <w:i/>
          <w:iCs/>
        </w:rPr>
        <w:t xml:space="preserve"> Designing Innovative Products</w:t>
      </w:r>
      <w:r w:rsidRPr="47CF49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47CF4994">
        <w:rPr>
          <w:rFonts w:ascii="Times New Roman" w:eastAsia="Times New Roman" w:hAnsi="Times New Roman" w:cs="Times New Roman"/>
        </w:rPr>
        <w:t>și</w:t>
      </w:r>
      <w:proofErr w:type="spellEnd"/>
      <w:r w:rsidRPr="47CF4994">
        <w:rPr>
          <w:rFonts w:ascii="Times New Roman" w:eastAsia="Times New Roman" w:hAnsi="Times New Roman" w:cs="Times New Roman"/>
        </w:rPr>
        <w:t xml:space="preserve"> </w:t>
      </w:r>
      <w:r w:rsidRPr="47CF4994">
        <w:rPr>
          <w:rFonts w:ascii="Times New Roman" w:eastAsia="Times New Roman" w:hAnsi="Times New Roman" w:cs="Times New Roman"/>
          <w:i/>
          <w:iCs/>
        </w:rPr>
        <w:t xml:space="preserve">Metode </w:t>
      </w:r>
      <w:proofErr w:type="spellStart"/>
      <w:r w:rsidRPr="47CF4994">
        <w:rPr>
          <w:rFonts w:ascii="Times New Roman" w:eastAsia="Times New Roman" w:hAnsi="Times New Roman" w:cs="Times New Roman"/>
          <w:i/>
          <w:iCs/>
        </w:rPr>
        <w:t>Inteligente</w:t>
      </w:r>
      <w:proofErr w:type="spellEnd"/>
      <w:r w:rsidRPr="47CF4994">
        <w:rPr>
          <w:rFonts w:ascii="Times New Roman" w:eastAsia="Times New Roman" w:hAnsi="Times New Roman" w:cs="Times New Roman"/>
          <w:i/>
          <w:iCs/>
        </w:rPr>
        <w:t xml:space="preserve"> de </w:t>
      </w:r>
      <w:proofErr w:type="spellStart"/>
      <w:r w:rsidRPr="47CF4994">
        <w:rPr>
          <w:rFonts w:ascii="Times New Roman" w:eastAsia="Times New Roman" w:hAnsi="Times New Roman" w:cs="Times New Roman"/>
          <w:i/>
          <w:iCs/>
        </w:rPr>
        <w:t>Rezolvare</w:t>
      </w:r>
      <w:proofErr w:type="spellEnd"/>
      <w:r w:rsidRPr="47CF4994">
        <w:rPr>
          <w:rFonts w:ascii="Times New Roman" w:eastAsia="Times New Roman" w:hAnsi="Times New Roman" w:cs="Times New Roman"/>
          <w:i/>
          <w:iCs/>
        </w:rPr>
        <w:t xml:space="preserve"> a Problemelor Reale</w:t>
      </w:r>
      <w:r w:rsidRPr="47CF4994">
        <w:rPr>
          <w:rFonts w:ascii="Times New Roman" w:eastAsia="Times New Roman" w:hAnsi="Times New Roman" w:cs="Times New Roman"/>
        </w:rPr>
        <w:t xml:space="preserve"> au </w:t>
      </w:r>
      <w:proofErr w:type="spellStart"/>
      <w:r w:rsidRPr="47CF4994">
        <w:rPr>
          <w:rFonts w:ascii="Times New Roman" w:eastAsia="Times New Roman" w:hAnsi="Times New Roman" w:cs="Times New Roman"/>
        </w:rPr>
        <w:t>avut</w:t>
      </w:r>
      <w:proofErr w:type="spellEnd"/>
      <w:r w:rsidRPr="47CF49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47CF4994">
        <w:rPr>
          <w:rFonts w:ascii="Times New Roman" w:eastAsia="Times New Roman" w:hAnsi="Times New Roman" w:cs="Times New Roman"/>
        </w:rPr>
        <w:t>oportunitatea</w:t>
      </w:r>
      <w:proofErr w:type="spellEnd"/>
      <w:r w:rsidRPr="47CF4994">
        <w:rPr>
          <w:rFonts w:ascii="Times New Roman" w:eastAsia="Times New Roman" w:hAnsi="Times New Roman" w:cs="Times New Roman"/>
        </w:rPr>
        <w:t xml:space="preserve"> de a </w:t>
      </w:r>
      <w:proofErr w:type="spellStart"/>
      <w:r w:rsidRPr="47CF4994">
        <w:rPr>
          <w:rFonts w:ascii="Times New Roman" w:eastAsia="Times New Roman" w:hAnsi="Times New Roman" w:cs="Times New Roman"/>
        </w:rPr>
        <w:t>colabora</w:t>
      </w:r>
      <w:proofErr w:type="spellEnd"/>
      <w:r w:rsidRPr="47CF49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47CF4994">
        <w:rPr>
          <w:rFonts w:ascii="Times New Roman" w:eastAsia="Times New Roman" w:hAnsi="Times New Roman" w:cs="Times New Roman"/>
        </w:rPr>
        <w:t>în</w:t>
      </w:r>
      <w:proofErr w:type="spellEnd"/>
      <w:r w:rsidRPr="47CF49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47CF4994">
        <w:rPr>
          <w:rFonts w:ascii="Times New Roman" w:eastAsia="Times New Roman" w:hAnsi="Times New Roman" w:cs="Times New Roman"/>
        </w:rPr>
        <w:t>echipe</w:t>
      </w:r>
      <w:proofErr w:type="spellEnd"/>
      <w:r w:rsidRPr="47CF49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47CF4994">
        <w:rPr>
          <w:rFonts w:ascii="Times New Roman" w:eastAsia="Times New Roman" w:hAnsi="Times New Roman" w:cs="Times New Roman"/>
        </w:rPr>
        <w:t>mixte</w:t>
      </w:r>
      <w:proofErr w:type="spellEnd"/>
      <w:r w:rsidRPr="47CF4994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47CF4994">
        <w:rPr>
          <w:rFonts w:ascii="Times New Roman" w:eastAsia="Times New Roman" w:hAnsi="Times New Roman" w:cs="Times New Roman"/>
        </w:rPr>
        <w:t>concentrându</w:t>
      </w:r>
      <w:proofErr w:type="spellEnd"/>
      <w:r w:rsidRPr="47CF4994">
        <w:rPr>
          <w:rFonts w:ascii="Times New Roman" w:eastAsia="Times New Roman" w:hAnsi="Times New Roman" w:cs="Times New Roman"/>
        </w:rPr>
        <w:t xml:space="preserve">-se </w:t>
      </w:r>
      <w:proofErr w:type="spellStart"/>
      <w:r w:rsidRPr="47CF4994">
        <w:rPr>
          <w:rFonts w:ascii="Times New Roman" w:eastAsia="Times New Roman" w:hAnsi="Times New Roman" w:cs="Times New Roman"/>
        </w:rPr>
        <w:t>asupra</w:t>
      </w:r>
      <w:proofErr w:type="spellEnd"/>
      <w:r w:rsidRPr="47CF49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47CF4994">
        <w:rPr>
          <w:rFonts w:ascii="Times New Roman" w:eastAsia="Times New Roman" w:hAnsi="Times New Roman" w:cs="Times New Roman"/>
        </w:rPr>
        <w:t>dezvoltării</w:t>
      </w:r>
      <w:proofErr w:type="spellEnd"/>
      <w:r w:rsidRPr="47CF4994">
        <w:rPr>
          <w:rFonts w:ascii="Times New Roman" w:eastAsia="Times New Roman" w:hAnsi="Times New Roman" w:cs="Times New Roman"/>
        </w:rPr>
        <w:t xml:space="preserve"> de </w:t>
      </w:r>
      <w:proofErr w:type="spellStart"/>
      <w:r w:rsidRPr="47CF4994">
        <w:rPr>
          <w:rFonts w:ascii="Times New Roman" w:eastAsia="Times New Roman" w:hAnsi="Times New Roman" w:cs="Times New Roman"/>
        </w:rPr>
        <w:t>soluții</w:t>
      </w:r>
      <w:proofErr w:type="spellEnd"/>
      <w:r w:rsidRPr="47CF49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47CF4994">
        <w:rPr>
          <w:rFonts w:ascii="Times New Roman" w:eastAsia="Times New Roman" w:hAnsi="Times New Roman" w:cs="Times New Roman"/>
        </w:rPr>
        <w:t>inteligente</w:t>
      </w:r>
      <w:proofErr w:type="spellEnd"/>
      <w:r w:rsidRPr="47CF49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47CF4994">
        <w:rPr>
          <w:rFonts w:ascii="Times New Roman" w:eastAsia="Times New Roman" w:hAnsi="Times New Roman" w:cs="Times New Roman"/>
        </w:rPr>
        <w:t>pentru</w:t>
      </w:r>
      <w:proofErr w:type="spellEnd"/>
      <w:r w:rsidRPr="47CF4994">
        <w:rPr>
          <w:rFonts w:ascii="Times New Roman" w:eastAsia="Times New Roman" w:hAnsi="Times New Roman" w:cs="Times New Roman"/>
        </w:rPr>
        <w:t xml:space="preserve"> diverse </w:t>
      </w:r>
      <w:proofErr w:type="spellStart"/>
      <w:r w:rsidRPr="47CF4994">
        <w:rPr>
          <w:rFonts w:ascii="Times New Roman" w:eastAsia="Times New Roman" w:hAnsi="Times New Roman" w:cs="Times New Roman"/>
        </w:rPr>
        <w:t>domenii</w:t>
      </w:r>
      <w:proofErr w:type="spellEnd"/>
      <w:r w:rsidRPr="47CF4994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47CF4994">
        <w:rPr>
          <w:rFonts w:ascii="Times New Roman" w:eastAsia="Times New Roman" w:hAnsi="Times New Roman" w:cs="Times New Roman"/>
        </w:rPr>
        <w:t>Proiectele</w:t>
      </w:r>
      <w:proofErr w:type="spellEnd"/>
      <w:r w:rsidRPr="47CF4994">
        <w:rPr>
          <w:rFonts w:ascii="Times New Roman" w:eastAsia="Times New Roman" w:hAnsi="Times New Roman" w:cs="Times New Roman"/>
        </w:rPr>
        <w:t xml:space="preserve"> au </w:t>
      </w:r>
      <w:proofErr w:type="spellStart"/>
      <w:r w:rsidRPr="47CF4994">
        <w:rPr>
          <w:rFonts w:ascii="Times New Roman" w:eastAsia="Times New Roman" w:hAnsi="Times New Roman" w:cs="Times New Roman"/>
        </w:rPr>
        <w:t>implicat</w:t>
      </w:r>
      <w:proofErr w:type="spellEnd"/>
      <w:r w:rsidRPr="47CF49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47CF4994">
        <w:rPr>
          <w:rFonts w:ascii="Times New Roman" w:eastAsia="Times New Roman" w:hAnsi="Times New Roman" w:cs="Times New Roman"/>
        </w:rPr>
        <w:t>rezolvarea</w:t>
      </w:r>
      <w:proofErr w:type="spellEnd"/>
      <w:r w:rsidRPr="47CF49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47CF4994">
        <w:rPr>
          <w:rFonts w:ascii="Times New Roman" w:eastAsia="Times New Roman" w:hAnsi="Times New Roman" w:cs="Times New Roman"/>
        </w:rPr>
        <w:t>unor</w:t>
      </w:r>
      <w:proofErr w:type="spellEnd"/>
      <w:r w:rsidRPr="47CF49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47CF4994">
        <w:rPr>
          <w:rFonts w:ascii="Times New Roman" w:eastAsia="Times New Roman" w:hAnsi="Times New Roman" w:cs="Times New Roman"/>
        </w:rPr>
        <w:t>probleme</w:t>
      </w:r>
      <w:proofErr w:type="spellEnd"/>
      <w:r w:rsidRPr="47CF4994">
        <w:rPr>
          <w:rFonts w:ascii="Times New Roman" w:eastAsia="Times New Roman" w:hAnsi="Times New Roman" w:cs="Times New Roman"/>
        </w:rPr>
        <w:t xml:space="preserve"> practice din </w:t>
      </w:r>
      <w:proofErr w:type="spellStart"/>
      <w:r w:rsidRPr="47CF4994">
        <w:rPr>
          <w:rFonts w:ascii="Times New Roman" w:eastAsia="Times New Roman" w:hAnsi="Times New Roman" w:cs="Times New Roman"/>
        </w:rPr>
        <w:t>sectoare</w:t>
      </w:r>
      <w:proofErr w:type="spellEnd"/>
      <w:r w:rsidRPr="47CF4994">
        <w:rPr>
          <w:rFonts w:ascii="Times New Roman" w:eastAsia="Times New Roman" w:hAnsi="Times New Roman" w:cs="Times New Roman"/>
        </w:rPr>
        <w:t xml:space="preserve"> precum </w:t>
      </w:r>
      <w:proofErr w:type="spellStart"/>
      <w:r w:rsidRPr="47CF4994">
        <w:rPr>
          <w:rFonts w:ascii="Times New Roman" w:eastAsia="Times New Roman" w:hAnsi="Times New Roman" w:cs="Times New Roman"/>
        </w:rPr>
        <w:t>agricultură</w:t>
      </w:r>
      <w:proofErr w:type="spellEnd"/>
      <w:r w:rsidRPr="47CF4994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47CF4994">
        <w:rPr>
          <w:rFonts w:ascii="Times New Roman" w:eastAsia="Times New Roman" w:hAnsi="Times New Roman" w:cs="Times New Roman"/>
        </w:rPr>
        <w:t>medicină</w:t>
      </w:r>
      <w:proofErr w:type="spellEnd"/>
      <w:r w:rsidRPr="47CF4994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47CF4994">
        <w:rPr>
          <w:rFonts w:ascii="Times New Roman" w:eastAsia="Times New Roman" w:hAnsi="Times New Roman" w:cs="Times New Roman"/>
        </w:rPr>
        <w:t>stomatologie</w:t>
      </w:r>
      <w:proofErr w:type="spellEnd"/>
      <w:r w:rsidRPr="47CF49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47CF4994">
        <w:rPr>
          <w:rFonts w:ascii="Times New Roman" w:eastAsia="Times New Roman" w:hAnsi="Times New Roman" w:cs="Times New Roman"/>
        </w:rPr>
        <w:t>și</w:t>
      </w:r>
      <w:proofErr w:type="spellEnd"/>
      <w:r w:rsidRPr="47CF49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47CF4994">
        <w:rPr>
          <w:rFonts w:ascii="Times New Roman" w:eastAsia="Times New Roman" w:hAnsi="Times New Roman" w:cs="Times New Roman"/>
        </w:rPr>
        <w:t>mobilitate</w:t>
      </w:r>
      <w:proofErr w:type="spellEnd"/>
      <w:r w:rsidRPr="47CF49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47CF4994">
        <w:rPr>
          <w:rFonts w:ascii="Times New Roman" w:eastAsia="Times New Roman" w:hAnsi="Times New Roman" w:cs="Times New Roman"/>
        </w:rPr>
        <w:t>urbană</w:t>
      </w:r>
      <w:proofErr w:type="spellEnd"/>
      <w:r w:rsidRPr="47CF4994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47CF4994">
        <w:rPr>
          <w:rFonts w:ascii="Times New Roman" w:eastAsia="Times New Roman" w:hAnsi="Times New Roman" w:cs="Times New Roman"/>
        </w:rPr>
        <w:t>Provocările</w:t>
      </w:r>
      <w:proofErr w:type="spellEnd"/>
      <w:r w:rsidRPr="47CF49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47CF4994">
        <w:rPr>
          <w:rFonts w:ascii="Times New Roman" w:eastAsia="Times New Roman" w:hAnsi="Times New Roman" w:cs="Times New Roman"/>
        </w:rPr>
        <w:t>adresate</w:t>
      </w:r>
      <w:proofErr w:type="spellEnd"/>
      <w:r w:rsidRPr="47CF49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47CF4994">
        <w:rPr>
          <w:rFonts w:ascii="Times New Roman" w:eastAsia="Times New Roman" w:hAnsi="Times New Roman" w:cs="Times New Roman"/>
        </w:rPr>
        <w:t>echipelor</w:t>
      </w:r>
      <w:proofErr w:type="spellEnd"/>
      <w:r w:rsidRPr="47CF4994">
        <w:rPr>
          <w:rFonts w:ascii="Times New Roman" w:eastAsia="Times New Roman" w:hAnsi="Times New Roman" w:cs="Times New Roman"/>
        </w:rPr>
        <w:t xml:space="preserve"> au </w:t>
      </w:r>
      <w:proofErr w:type="spellStart"/>
      <w:r w:rsidRPr="47CF4994">
        <w:rPr>
          <w:rFonts w:ascii="Times New Roman" w:eastAsia="Times New Roman" w:hAnsi="Times New Roman" w:cs="Times New Roman"/>
        </w:rPr>
        <w:t>fost</w:t>
      </w:r>
      <w:proofErr w:type="spellEnd"/>
      <w:r w:rsidRPr="47CF4994">
        <w:rPr>
          <w:rFonts w:ascii="Times New Roman" w:eastAsia="Times New Roman" w:hAnsi="Times New Roman" w:cs="Times New Roman"/>
        </w:rPr>
        <w:t xml:space="preserve"> formulate </w:t>
      </w:r>
      <w:proofErr w:type="spellStart"/>
      <w:r w:rsidRPr="47CF4994">
        <w:rPr>
          <w:rFonts w:ascii="Times New Roman" w:eastAsia="Times New Roman" w:hAnsi="Times New Roman" w:cs="Times New Roman"/>
        </w:rPr>
        <w:t>în</w:t>
      </w:r>
      <w:proofErr w:type="spellEnd"/>
      <w:r w:rsidRPr="47CF49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47CF4994">
        <w:rPr>
          <w:rFonts w:ascii="Times New Roman" w:eastAsia="Times New Roman" w:hAnsi="Times New Roman" w:cs="Times New Roman"/>
        </w:rPr>
        <w:t>colaborare</w:t>
      </w:r>
      <w:proofErr w:type="spellEnd"/>
      <w:r w:rsidRPr="47CF4994">
        <w:rPr>
          <w:rFonts w:ascii="Times New Roman" w:eastAsia="Times New Roman" w:hAnsi="Times New Roman" w:cs="Times New Roman"/>
        </w:rPr>
        <w:t xml:space="preserve"> cu </w:t>
      </w:r>
      <w:proofErr w:type="spellStart"/>
      <w:r w:rsidRPr="47CF4994">
        <w:rPr>
          <w:rFonts w:ascii="Times New Roman" w:eastAsia="Times New Roman" w:hAnsi="Times New Roman" w:cs="Times New Roman"/>
        </w:rPr>
        <w:t>specialiști</w:t>
      </w:r>
      <w:proofErr w:type="spellEnd"/>
      <w:r w:rsidRPr="47CF4994">
        <w:rPr>
          <w:rFonts w:ascii="Times New Roman" w:eastAsia="Times New Roman" w:hAnsi="Times New Roman" w:cs="Times New Roman"/>
        </w:rPr>
        <w:t xml:space="preserve"> din </w:t>
      </w:r>
      <w:proofErr w:type="spellStart"/>
      <w:r w:rsidRPr="47CF4994">
        <w:rPr>
          <w:rFonts w:ascii="Times New Roman" w:eastAsia="Times New Roman" w:hAnsi="Times New Roman" w:cs="Times New Roman"/>
        </w:rPr>
        <w:t>fiecare</w:t>
      </w:r>
      <w:proofErr w:type="spellEnd"/>
      <w:r w:rsidRPr="47CF49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47CF4994">
        <w:rPr>
          <w:rFonts w:ascii="Times New Roman" w:eastAsia="Times New Roman" w:hAnsi="Times New Roman" w:cs="Times New Roman"/>
        </w:rPr>
        <w:t>domeniu</w:t>
      </w:r>
      <w:proofErr w:type="spellEnd"/>
      <w:r w:rsidRPr="47CF4994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47CF4994">
        <w:rPr>
          <w:rFonts w:ascii="Times New Roman" w:eastAsia="Times New Roman" w:hAnsi="Times New Roman" w:cs="Times New Roman"/>
        </w:rPr>
        <w:t>aceștia</w:t>
      </w:r>
      <w:proofErr w:type="spellEnd"/>
      <w:r w:rsidRPr="47CF49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47CF4994">
        <w:rPr>
          <w:rFonts w:ascii="Times New Roman" w:eastAsia="Times New Roman" w:hAnsi="Times New Roman" w:cs="Times New Roman"/>
        </w:rPr>
        <w:t>oferindu</w:t>
      </w:r>
      <w:proofErr w:type="spellEnd"/>
      <w:r w:rsidRPr="47CF4994">
        <w:rPr>
          <w:rFonts w:ascii="Times New Roman" w:eastAsia="Times New Roman" w:hAnsi="Times New Roman" w:cs="Times New Roman"/>
        </w:rPr>
        <w:t xml:space="preserve">-le </w:t>
      </w:r>
      <w:proofErr w:type="spellStart"/>
      <w:r w:rsidRPr="47CF4994">
        <w:rPr>
          <w:rFonts w:ascii="Times New Roman" w:eastAsia="Times New Roman" w:hAnsi="Times New Roman" w:cs="Times New Roman"/>
        </w:rPr>
        <w:t>asistență</w:t>
      </w:r>
      <w:proofErr w:type="spellEnd"/>
      <w:r w:rsidRPr="47CF49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47CF4994">
        <w:rPr>
          <w:rFonts w:ascii="Times New Roman" w:eastAsia="Times New Roman" w:hAnsi="Times New Roman" w:cs="Times New Roman"/>
        </w:rPr>
        <w:t>studenților</w:t>
      </w:r>
      <w:proofErr w:type="spellEnd"/>
      <w:r w:rsidRPr="47CF4994">
        <w:rPr>
          <w:rFonts w:ascii="Times New Roman" w:eastAsia="Times New Roman" w:hAnsi="Times New Roman" w:cs="Times New Roman"/>
        </w:rPr>
        <w:t xml:space="preserve"> pe tot </w:t>
      </w:r>
      <w:proofErr w:type="spellStart"/>
      <w:r w:rsidRPr="47CF4994">
        <w:rPr>
          <w:rFonts w:ascii="Times New Roman" w:eastAsia="Times New Roman" w:hAnsi="Times New Roman" w:cs="Times New Roman"/>
        </w:rPr>
        <w:t>parcursul</w:t>
      </w:r>
      <w:proofErr w:type="spellEnd"/>
      <w:r w:rsidRPr="47CF49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47CF4994">
        <w:rPr>
          <w:rFonts w:ascii="Times New Roman" w:eastAsia="Times New Roman" w:hAnsi="Times New Roman" w:cs="Times New Roman"/>
        </w:rPr>
        <w:t>evoluției</w:t>
      </w:r>
      <w:proofErr w:type="spellEnd"/>
      <w:r w:rsidRPr="47CF49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47CF4994">
        <w:rPr>
          <w:rFonts w:ascii="Times New Roman" w:eastAsia="Times New Roman" w:hAnsi="Times New Roman" w:cs="Times New Roman"/>
        </w:rPr>
        <w:t>proiectelor</w:t>
      </w:r>
      <w:proofErr w:type="spellEnd"/>
      <w:r w:rsidRPr="47CF4994">
        <w:rPr>
          <w:rFonts w:ascii="Times New Roman" w:eastAsia="Times New Roman" w:hAnsi="Times New Roman" w:cs="Times New Roman"/>
        </w:rPr>
        <w:t>.</w:t>
      </w:r>
    </w:p>
    <w:p w14:paraId="55FC5EF6" w14:textId="47A53E65" w:rsidR="00A82AED" w:rsidRDefault="00A82AED" w:rsidP="47CF4994">
      <w:pPr>
        <w:spacing w:after="0"/>
        <w:jc w:val="both"/>
        <w:rPr>
          <w:rFonts w:ascii="Times New Roman" w:eastAsia="Times New Roman" w:hAnsi="Times New Roman" w:cs="Times New Roman"/>
        </w:rPr>
      </w:pPr>
    </w:p>
    <w:p w14:paraId="57D39253" w14:textId="07C35743" w:rsidR="00A82AED" w:rsidRDefault="2B668F29" w:rsidP="47CF4994">
      <w:pPr>
        <w:spacing w:after="0"/>
        <w:jc w:val="both"/>
        <w:rPr>
          <w:rFonts w:ascii="Times New Roman" w:eastAsia="Times New Roman" w:hAnsi="Times New Roman" w:cs="Times New Roman"/>
        </w:rPr>
      </w:pPr>
      <w:proofErr w:type="spellStart"/>
      <w:r w:rsidRPr="47CF4994">
        <w:rPr>
          <w:rFonts w:ascii="Times New Roman" w:eastAsia="Times New Roman" w:hAnsi="Times New Roman" w:cs="Times New Roman"/>
        </w:rPr>
        <w:t>În</w:t>
      </w:r>
      <w:proofErr w:type="spellEnd"/>
      <w:r w:rsidRPr="47CF49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47CF4994">
        <w:rPr>
          <w:rFonts w:ascii="Times New Roman" w:eastAsia="Times New Roman" w:hAnsi="Times New Roman" w:cs="Times New Roman"/>
        </w:rPr>
        <w:t>timpul</w:t>
      </w:r>
      <w:proofErr w:type="spellEnd"/>
      <w:r w:rsidRPr="47CF4994"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 w:rsidRPr="47CF4994">
        <w:rPr>
          <w:rFonts w:ascii="Times New Roman" w:eastAsia="Times New Roman" w:hAnsi="Times New Roman" w:cs="Times New Roman"/>
        </w:rPr>
        <w:t>cursului</w:t>
      </w:r>
      <w:proofErr w:type="spellEnd"/>
      <w:r w:rsidRPr="47CF4994">
        <w:rPr>
          <w:rFonts w:ascii="Times New Roman" w:eastAsia="Times New Roman" w:hAnsi="Times New Roman" w:cs="Times New Roman"/>
        </w:rPr>
        <w:t xml:space="preserve"> </w:t>
      </w:r>
      <w:r w:rsidR="5B764A7B" w:rsidRPr="47CF4994">
        <w:rPr>
          <w:rFonts w:ascii="Times New Roman" w:eastAsia="Times New Roman" w:hAnsi="Times New Roman" w:cs="Times New Roman"/>
          <w:i/>
          <w:iCs/>
        </w:rPr>
        <w:t xml:space="preserve"> Metode</w:t>
      </w:r>
      <w:proofErr w:type="gramEnd"/>
      <w:r w:rsidR="5B764A7B" w:rsidRPr="47CF4994"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 w:rsidR="5B764A7B" w:rsidRPr="47CF4994">
        <w:rPr>
          <w:rFonts w:ascii="Times New Roman" w:eastAsia="Times New Roman" w:hAnsi="Times New Roman" w:cs="Times New Roman"/>
          <w:i/>
          <w:iCs/>
        </w:rPr>
        <w:t>Inteligente</w:t>
      </w:r>
      <w:proofErr w:type="spellEnd"/>
      <w:r w:rsidR="5B764A7B" w:rsidRPr="47CF4994">
        <w:rPr>
          <w:rFonts w:ascii="Times New Roman" w:eastAsia="Times New Roman" w:hAnsi="Times New Roman" w:cs="Times New Roman"/>
          <w:i/>
          <w:iCs/>
        </w:rPr>
        <w:t xml:space="preserve"> de </w:t>
      </w:r>
      <w:proofErr w:type="spellStart"/>
      <w:r w:rsidR="5B764A7B" w:rsidRPr="47CF4994">
        <w:rPr>
          <w:rFonts w:ascii="Times New Roman" w:eastAsia="Times New Roman" w:hAnsi="Times New Roman" w:cs="Times New Roman"/>
          <w:i/>
          <w:iCs/>
        </w:rPr>
        <w:t>Rezolvare</w:t>
      </w:r>
      <w:proofErr w:type="spellEnd"/>
      <w:r w:rsidR="5B764A7B" w:rsidRPr="47CF4994">
        <w:rPr>
          <w:rFonts w:ascii="Times New Roman" w:eastAsia="Times New Roman" w:hAnsi="Times New Roman" w:cs="Times New Roman"/>
          <w:i/>
          <w:iCs/>
        </w:rPr>
        <w:t xml:space="preserve"> a Problemelor Reale</w:t>
      </w:r>
      <w:r w:rsidRPr="47CF49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47CF4994">
        <w:rPr>
          <w:rFonts w:ascii="Times New Roman" w:eastAsia="Times New Roman" w:hAnsi="Times New Roman" w:cs="Times New Roman"/>
        </w:rPr>
        <w:t>studenții</w:t>
      </w:r>
      <w:proofErr w:type="spellEnd"/>
      <w:r w:rsidRPr="47CF4994">
        <w:rPr>
          <w:rFonts w:ascii="Times New Roman" w:eastAsia="Times New Roman" w:hAnsi="Times New Roman" w:cs="Times New Roman"/>
        </w:rPr>
        <w:t xml:space="preserve"> au </w:t>
      </w:r>
      <w:proofErr w:type="spellStart"/>
      <w:r w:rsidRPr="47CF4994">
        <w:rPr>
          <w:rFonts w:ascii="Times New Roman" w:eastAsia="Times New Roman" w:hAnsi="Times New Roman" w:cs="Times New Roman"/>
        </w:rPr>
        <w:t>învățat</w:t>
      </w:r>
      <w:proofErr w:type="spellEnd"/>
      <w:r w:rsidRPr="47CF49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47CF4994">
        <w:rPr>
          <w:rFonts w:ascii="Times New Roman" w:eastAsia="Times New Roman" w:hAnsi="Times New Roman" w:cs="Times New Roman"/>
        </w:rPr>
        <w:t>despre</w:t>
      </w:r>
      <w:proofErr w:type="spellEnd"/>
      <w:r w:rsidRPr="47CF49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47CF4994">
        <w:rPr>
          <w:rFonts w:ascii="Times New Roman" w:eastAsia="Times New Roman" w:hAnsi="Times New Roman" w:cs="Times New Roman"/>
        </w:rPr>
        <w:t>metode</w:t>
      </w:r>
      <w:proofErr w:type="spellEnd"/>
      <w:r w:rsidRPr="47CF49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47CF4994">
        <w:rPr>
          <w:rFonts w:ascii="Times New Roman" w:eastAsia="Times New Roman" w:hAnsi="Times New Roman" w:cs="Times New Roman"/>
        </w:rPr>
        <w:t>și</w:t>
      </w:r>
      <w:proofErr w:type="spellEnd"/>
      <w:r w:rsidRPr="47CF49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47CF4994">
        <w:rPr>
          <w:rFonts w:ascii="Times New Roman" w:eastAsia="Times New Roman" w:hAnsi="Times New Roman" w:cs="Times New Roman"/>
        </w:rPr>
        <w:t>algoritmi</w:t>
      </w:r>
      <w:proofErr w:type="spellEnd"/>
      <w:r w:rsidRPr="47CF49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47CF4994">
        <w:rPr>
          <w:rFonts w:ascii="Times New Roman" w:eastAsia="Times New Roman" w:hAnsi="Times New Roman" w:cs="Times New Roman"/>
        </w:rPr>
        <w:t>inteligenți</w:t>
      </w:r>
      <w:proofErr w:type="spellEnd"/>
      <w:r w:rsidRPr="47CF4994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47CF4994">
        <w:rPr>
          <w:rFonts w:ascii="Times New Roman" w:eastAsia="Times New Roman" w:hAnsi="Times New Roman" w:cs="Times New Roman"/>
        </w:rPr>
        <w:t>în</w:t>
      </w:r>
      <w:proofErr w:type="spellEnd"/>
      <w:r w:rsidRPr="47CF49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47CF4994">
        <w:rPr>
          <w:rFonts w:ascii="Times New Roman" w:eastAsia="Times New Roman" w:hAnsi="Times New Roman" w:cs="Times New Roman"/>
        </w:rPr>
        <w:t>timp</w:t>
      </w:r>
      <w:proofErr w:type="spellEnd"/>
      <w:r w:rsidRPr="47CF49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47CF4994">
        <w:rPr>
          <w:rFonts w:ascii="Times New Roman" w:eastAsia="Times New Roman" w:hAnsi="Times New Roman" w:cs="Times New Roman"/>
        </w:rPr>
        <w:t>ce</w:t>
      </w:r>
      <w:proofErr w:type="spellEnd"/>
      <w:r w:rsidRPr="47CF4994">
        <w:rPr>
          <w:rFonts w:ascii="Times New Roman" w:eastAsia="Times New Roman" w:hAnsi="Times New Roman" w:cs="Times New Roman"/>
        </w:rPr>
        <w:t xml:space="preserve">, la </w:t>
      </w:r>
      <w:proofErr w:type="spellStart"/>
      <w:r w:rsidRPr="47CF4994">
        <w:rPr>
          <w:rFonts w:ascii="Times New Roman" w:eastAsia="Times New Roman" w:hAnsi="Times New Roman" w:cs="Times New Roman"/>
        </w:rPr>
        <w:t>cursul</w:t>
      </w:r>
      <w:proofErr w:type="spellEnd"/>
      <w:r w:rsidRPr="47CF4994">
        <w:rPr>
          <w:rFonts w:ascii="Times New Roman" w:eastAsia="Times New Roman" w:hAnsi="Times New Roman" w:cs="Times New Roman"/>
        </w:rPr>
        <w:t xml:space="preserve"> </w:t>
      </w:r>
      <w:r w:rsidRPr="47CF4994">
        <w:rPr>
          <w:rFonts w:ascii="Times New Roman" w:eastAsia="Times New Roman" w:hAnsi="Times New Roman" w:cs="Times New Roman"/>
          <w:i/>
          <w:iCs/>
        </w:rPr>
        <w:t>Designing Innovative Products</w:t>
      </w:r>
      <w:r w:rsidRPr="47CF4994">
        <w:rPr>
          <w:rFonts w:ascii="Times New Roman" w:eastAsia="Times New Roman" w:hAnsi="Times New Roman" w:cs="Times New Roman"/>
        </w:rPr>
        <w:t xml:space="preserve">, au </w:t>
      </w:r>
      <w:proofErr w:type="spellStart"/>
      <w:r w:rsidRPr="47CF4994">
        <w:rPr>
          <w:rFonts w:ascii="Times New Roman" w:eastAsia="Times New Roman" w:hAnsi="Times New Roman" w:cs="Times New Roman"/>
        </w:rPr>
        <w:t>abordat</w:t>
      </w:r>
      <w:proofErr w:type="spellEnd"/>
      <w:r w:rsidRPr="47CF49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47CF4994">
        <w:rPr>
          <w:rFonts w:ascii="Times New Roman" w:eastAsia="Times New Roman" w:hAnsi="Times New Roman" w:cs="Times New Roman"/>
        </w:rPr>
        <w:t>conceptele</w:t>
      </w:r>
      <w:proofErr w:type="spellEnd"/>
      <w:r w:rsidRPr="47CF4994">
        <w:rPr>
          <w:rFonts w:ascii="Times New Roman" w:eastAsia="Times New Roman" w:hAnsi="Times New Roman" w:cs="Times New Roman"/>
        </w:rPr>
        <w:t xml:space="preserve"> de </w:t>
      </w:r>
      <w:proofErr w:type="spellStart"/>
      <w:r w:rsidRPr="47CF4994">
        <w:rPr>
          <w:rFonts w:ascii="Times New Roman" w:eastAsia="Times New Roman" w:hAnsi="Times New Roman" w:cs="Times New Roman"/>
        </w:rPr>
        <w:t>bază</w:t>
      </w:r>
      <w:proofErr w:type="spellEnd"/>
      <w:r w:rsidRPr="47CF49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47CF4994">
        <w:rPr>
          <w:rFonts w:ascii="Times New Roman" w:eastAsia="Times New Roman" w:hAnsi="Times New Roman" w:cs="Times New Roman"/>
        </w:rPr>
        <w:t>pentru</w:t>
      </w:r>
      <w:proofErr w:type="spellEnd"/>
      <w:r w:rsidRPr="47CF49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47CF4994">
        <w:rPr>
          <w:rFonts w:ascii="Times New Roman" w:eastAsia="Times New Roman" w:hAnsi="Times New Roman" w:cs="Times New Roman"/>
        </w:rPr>
        <w:t>dezvoltarea</w:t>
      </w:r>
      <w:proofErr w:type="spellEnd"/>
      <w:r w:rsidRPr="47CF49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47CF4994">
        <w:rPr>
          <w:rFonts w:ascii="Times New Roman" w:eastAsia="Times New Roman" w:hAnsi="Times New Roman" w:cs="Times New Roman"/>
        </w:rPr>
        <w:t>unor</w:t>
      </w:r>
      <w:proofErr w:type="spellEnd"/>
      <w:r w:rsidRPr="47CF49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47CF4994">
        <w:rPr>
          <w:rFonts w:ascii="Times New Roman" w:eastAsia="Times New Roman" w:hAnsi="Times New Roman" w:cs="Times New Roman"/>
        </w:rPr>
        <w:t>soluții</w:t>
      </w:r>
      <w:proofErr w:type="spellEnd"/>
      <w:r w:rsidRPr="47CF49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47CF4994">
        <w:rPr>
          <w:rFonts w:ascii="Times New Roman" w:eastAsia="Times New Roman" w:hAnsi="Times New Roman" w:cs="Times New Roman"/>
        </w:rPr>
        <w:t>viabile</w:t>
      </w:r>
      <w:proofErr w:type="spellEnd"/>
      <w:r w:rsidRPr="47CF49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47CF4994">
        <w:rPr>
          <w:rFonts w:ascii="Times New Roman" w:eastAsia="Times New Roman" w:hAnsi="Times New Roman" w:cs="Times New Roman"/>
        </w:rPr>
        <w:t>și</w:t>
      </w:r>
      <w:proofErr w:type="spellEnd"/>
      <w:r w:rsidRPr="47CF49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47CF4994">
        <w:rPr>
          <w:rFonts w:ascii="Times New Roman" w:eastAsia="Times New Roman" w:hAnsi="Times New Roman" w:cs="Times New Roman"/>
        </w:rPr>
        <w:t>adaptate</w:t>
      </w:r>
      <w:proofErr w:type="spellEnd"/>
      <w:r w:rsidRPr="47CF4994">
        <w:rPr>
          <w:rFonts w:ascii="Times New Roman" w:eastAsia="Times New Roman" w:hAnsi="Times New Roman" w:cs="Times New Roman"/>
        </w:rPr>
        <w:t xml:space="preserve"> la </w:t>
      </w:r>
      <w:proofErr w:type="spellStart"/>
      <w:r w:rsidRPr="47CF4994">
        <w:rPr>
          <w:rFonts w:ascii="Times New Roman" w:eastAsia="Times New Roman" w:hAnsi="Times New Roman" w:cs="Times New Roman"/>
        </w:rPr>
        <w:t>problemele</w:t>
      </w:r>
      <w:proofErr w:type="spellEnd"/>
      <w:r w:rsidRPr="47CF49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47CF4994">
        <w:rPr>
          <w:rFonts w:ascii="Times New Roman" w:eastAsia="Times New Roman" w:hAnsi="Times New Roman" w:cs="Times New Roman"/>
        </w:rPr>
        <w:t>reale</w:t>
      </w:r>
      <w:proofErr w:type="spellEnd"/>
      <w:r w:rsidRPr="47CF4994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47CF4994">
        <w:rPr>
          <w:rFonts w:ascii="Times New Roman" w:eastAsia="Times New Roman" w:hAnsi="Times New Roman" w:cs="Times New Roman"/>
        </w:rPr>
        <w:t>folosind</w:t>
      </w:r>
      <w:proofErr w:type="spellEnd"/>
      <w:r w:rsidRPr="47CF49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47CF4994">
        <w:rPr>
          <w:rFonts w:ascii="Times New Roman" w:eastAsia="Times New Roman" w:hAnsi="Times New Roman" w:cs="Times New Roman"/>
        </w:rPr>
        <w:t>soluții</w:t>
      </w:r>
      <w:proofErr w:type="spellEnd"/>
      <w:r w:rsidRPr="47CF49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47CF4994">
        <w:rPr>
          <w:rFonts w:ascii="Times New Roman" w:eastAsia="Times New Roman" w:hAnsi="Times New Roman" w:cs="Times New Roman"/>
        </w:rPr>
        <w:t>inteligente</w:t>
      </w:r>
      <w:proofErr w:type="spellEnd"/>
      <w:r w:rsidRPr="47CF4994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47CF4994">
        <w:rPr>
          <w:rFonts w:ascii="Times New Roman" w:eastAsia="Times New Roman" w:hAnsi="Times New Roman" w:cs="Times New Roman"/>
        </w:rPr>
        <w:t>Scopul</w:t>
      </w:r>
      <w:proofErr w:type="spellEnd"/>
      <w:r w:rsidRPr="47CF49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47CF4994">
        <w:rPr>
          <w:rFonts w:ascii="Times New Roman" w:eastAsia="Times New Roman" w:hAnsi="Times New Roman" w:cs="Times New Roman"/>
        </w:rPr>
        <w:t>acestei</w:t>
      </w:r>
      <w:proofErr w:type="spellEnd"/>
      <w:r w:rsidRPr="47CF49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47CF4994">
        <w:rPr>
          <w:rFonts w:ascii="Times New Roman" w:eastAsia="Times New Roman" w:hAnsi="Times New Roman" w:cs="Times New Roman"/>
        </w:rPr>
        <w:t>colaborări</w:t>
      </w:r>
      <w:proofErr w:type="spellEnd"/>
      <w:r w:rsidRPr="47CF49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47CF4994">
        <w:rPr>
          <w:rFonts w:ascii="Times New Roman" w:eastAsia="Times New Roman" w:hAnsi="Times New Roman" w:cs="Times New Roman"/>
        </w:rPr>
        <w:t>interdisciplinare</w:t>
      </w:r>
      <w:proofErr w:type="spellEnd"/>
      <w:r w:rsidRPr="47CF4994">
        <w:rPr>
          <w:rFonts w:ascii="Times New Roman" w:eastAsia="Times New Roman" w:hAnsi="Times New Roman" w:cs="Times New Roman"/>
        </w:rPr>
        <w:t xml:space="preserve"> a </w:t>
      </w:r>
      <w:proofErr w:type="spellStart"/>
      <w:r w:rsidRPr="47CF4994">
        <w:rPr>
          <w:rFonts w:ascii="Times New Roman" w:eastAsia="Times New Roman" w:hAnsi="Times New Roman" w:cs="Times New Roman"/>
        </w:rPr>
        <w:t>fost</w:t>
      </w:r>
      <w:proofErr w:type="spellEnd"/>
      <w:r w:rsidRPr="47CF4994">
        <w:rPr>
          <w:rFonts w:ascii="Times New Roman" w:eastAsia="Times New Roman" w:hAnsi="Times New Roman" w:cs="Times New Roman"/>
        </w:rPr>
        <w:t xml:space="preserve"> de a </w:t>
      </w:r>
      <w:proofErr w:type="spellStart"/>
      <w:r w:rsidRPr="47CF4994">
        <w:rPr>
          <w:rFonts w:ascii="Times New Roman" w:eastAsia="Times New Roman" w:hAnsi="Times New Roman" w:cs="Times New Roman"/>
        </w:rPr>
        <w:t>promova</w:t>
      </w:r>
      <w:proofErr w:type="spellEnd"/>
      <w:r w:rsidRPr="47CF49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47CF4994">
        <w:rPr>
          <w:rFonts w:ascii="Times New Roman" w:eastAsia="Times New Roman" w:hAnsi="Times New Roman" w:cs="Times New Roman"/>
        </w:rPr>
        <w:t>muncă</w:t>
      </w:r>
      <w:proofErr w:type="spellEnd"/>
      <w:r w:rsidRPr="47CF49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47CF4994">
        <w:rPr>
          <w:rFonts w:ascii="Times New Roman" w:eastAsia="Times New Roman" w:hAnsi="Times New Roman" w:cs="Times New Roman"/>
        </w:rPr>
        <w:t>în</w:t>
      </w:r>
      <w:proofErr w:type="spellEnd"/>
      <w:r w:rsidRPr="47CF49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47CF4994">
        <w:rPr>
          <w:rFonts w:ascii="Times New Roman" w:eastAsia="Times New Roman" w:hAnsi="Times New Roman" w:cs="Times New Roman"/>
        </w:rPr>
        <w:t>echipă</w:t>
      </w:r>
      <w:proofErr w:type="spellEnd"/>
      <w:r w:rsidRPr="47CF49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47CF4994">
        <w:rPr>
          <w:rFonts w:ascii="Times New Roman" w:eastAsia="Times New Roman" w:hAnsi="Times New Roman" w:cs="Times New Roman"/>
        </w:rPr>
        <w:t>și</w:t>
      </w:r>
      <w:proofErr w:type="spellEnd"/>
      <w:r w:rsidRPr="47CF49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47CF4994">
        <w:rPr>
          <w:rFonts w:ascii="Times New Roman" w:eastAsia="Times New Roman" w:hAnsi="Times New Roman" w:cs="Times New Roman"/>
        </w:rPr>
        <w:t>colaborarea</w:t>
      </w:r>
      <w:proofErr w:type="spellEnd"/>
      <w:r w:rsidRPr="47CF4994">
        <w:rPr>
          <w:rFonts w:ascii="Times New Roman" w:eastAsia="Times New Roman" w:hAnsi="Times New Roman" w:cs="Times New Roman"/>
        </w:rPr>
        <w:t xml:space="preserve"> cu </w:t>
      </w:r>
      <w:proofErr w:type="spellStart"/>
      <w:r w:rsidRPr="47CF4994">
        <w:rPr>
          <w:rFonts w:ascii="Times New Roman" w:eastAsia="Times New Roman" w:hAnsi="Times New Roman" w:cs="Times New Roman"/>
        </w:rPr>
        <w:t>specialiști</w:t>
      </w:r>
      <w:proofErr w:type="spellEnd"/>
      <w:r w:rsidRPr="47CF4994">
        <w:rPr>
          <w:rFonts w:ascii="Times New Roman" w:eastAsia="Times New Roman" w:hAnsi="Times New Roman" w:cs="Times New Roman"/>
        </w:rPr>
        <w:t xml:space="preserve"> din diverse </w:t>
      </w:r>
      <w:proofErr w:type="spellStart"/>
      <w:r w:rsidRPr="47CF4994">
        <w:rPr>
          <w:rFonts w:ascii="Times New Roman" w:eastAsia="Times New Roman" w:hAnsi="Times New Roman" w:cs="Times New Roman"/>
        </w:rPr>
        <w:t>domenii</w:t>
      </w:r>
      <w:proofErr w:type="spellEnd"/>
      <w:r w:rsidRPr="47CF49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47CF4994">
        <w:rPr>
          <w:rFonts w:ascii="Times New Roman" w:eastAsia="Times New Roman" w:hAnsi="Times New Roman" w:cs="Times New Roman"/>
        </w:rPr>
        <w:t>pentru</w:t>
      </w:r>
      <w:proofErr w:type="spellEnd"/>
      <w:r w:rsidRPr="47CF49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47CF4994">
        <w:rPr>
          <w:rFonts w:ascii="Times New Roman" w:eastAsia="Times New Roman" w:hAnsi="Times New Roman" w:cs="Times New Roman"/>
        </w:rPr>
        <w:t>rezolvarea</w:t>
      </w:r>
      <w:proofErr w:type="spellEnd"/>
      <w:r w:rsidRPr="47CF4994">
        <w:rPr>
          <w:rFonts w:ascii="Times New Roman" w:eastAsia="Times New Roman" w:hAnsi="Times New Roman" w:cs="Times New Roman"/>
        </w:rPr>
        <w:t xml:space="preserve"> de </w:t>
      </w:r>
      <w:proofErr w:type="spellStart"/>
      <w:r w:rsidRPr="47CF4994">
        <w:rPr>
          <w:rFonts w:ascii="Times New Roman" w:eastAsia="Times New Roman" w:hAnsi="Times New Roman" w:cs="Times New Roman"/>
        </w:rPr>
        <w:t>probleme</w:t>
      </w:r>
      <w:proofErr w:type="spellEnd"/>
      <w:r w:rsidRPr="47CF4994">
        <w:rPr>
          <w:rFonts w:ascii="Times New Roman" w:eastAsia="Times New Roman" w:hAnsi="Times New Roman" w:cs="Times New Roman"/>
        </w:rPr>
        <w:t xml:space="preserve">, precum </w:t>
      </w:r>
      <w:proofErr w:type="spellStart"/>
      <w:r w:rsidRPr="47CF4994">
        <w:rPr>
          <w:rFonts w:ascii="Times New Roman" w:eastAsia="Times New Roman" w:hAnsi="Times New Roman" w:cs="Times New Roman"/>
        </w:rPr>
        <w:t>și</w:t>
      </w:r>
      <w:proofErr w:type="spellEnd"/>
      <w:r w:rsidRPr="47CF49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47CF4994">
        <w:rPr>
          <w:rFonts w:ascii="Times New Roman" w:eastAsia="Times New Roman" w:hAnsi="Times New Roman" w:cs="Times New Roman"/>
        </w:rPr>
        <w:t>cultivarea</w:t>
      </w:r>
      <w:proofErr w:type="spellEnd"/>
      <w:r w:rsidRPr="47CF49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47CF4994">
        <w:rPr>
          <w:rFonts w:ascii="Times New Roman" w:eastAsia="Times New Roman" w:hAnsi="Times New Roman" w:cs="Times New Roman"/>
        </w:rPr>
        <w:t>spiritului</w:t>
      </w:r>
      <w:proofErr w:type="spellEnd"/>
      <w:r w:rsidRPr="47CF49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47CF4994">
        <w:rPr>
          <w:rFonts w:ascii="Times New Roman" w:eastAsia="Times New Roman" w:hAnsi="Times New Roman" w:cs="Times New Roman"/>
        </w:rPr>
        <w:t>antreprenorial</w:t>
      </w:r>
      <w:proofErr w:type="spellEnd"/>
      <w:r w:rsidRPr="47CF49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47CF4994">
        <w:rPr>
          <w:rFonts w:ascii="Times New Roman" w:eastAsia="Times New Roman" w:hAnsi="Times New Roman" w:cs="Times New Roman"/>
        </w:rPr>
        <w:t>în</w:t>
      </w:r>
      <w:proofErr w:type="spellEnd"/>
      <w:r w:rsidRPr="47CF49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47CF4994">
        <w:rPr>
          <w:rFonts w:ascii="Times New Roman" w:eastAsia="Times New Roman" w:hAnsi="Times New Roman" w:cs="Times New Roman"/>
        </w:rPr>
        <w:t>rândul</w:t>
      </w:r>
      <w:proofErr w:type="spellEnd"/>
      <w:r w:rsidRPr="47CF49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47CF4994">
        <w:rPr>
          <w:rFonts w:ascii="Times New Roman" w:eastAsia="Times New Roman" w:hAnsi="Times New Roman" w:cs="Times New Roman"/>
        </w:rPr>
        <w:t>studenților</w:t>
      </w:r>
      <w:proofErr w:type="spellEnd"/>
      <w:r w:rsidRPr="47CF4994">
        <w:rPr>
          <w:rFonts w:ascii="Times New Roman" w:eastAsia="Times New Roman" w:hAnsi="Times New Roman" w:cs="Times New Roman"/>
        </w:rPr>
        <w:t>.</w:t>
      </w:r>
    </w:p>
    <w:p w14:paraId="41A37148" w14:textId="086F299F" w:rsidR="00A82AED" w:rsidRDefault="00A82AED" w:rsidP="47CF4994">
      <w:pPr>
        <w:spacing w:after="0"/>
        <w:jc w:val="both"/>
        <w:rPr>
          <w:rFonts w:ascii="Times New Roman" w:eastAsia="Times New Roman" w:hAnsi="Times New Roman" w:cs="Times New Roman"/>
        </w:rPr>
      </w:pPr>
    </w:p>
    <w:p w14:paraId="0845E1CF" w14:textId="255AB914" w:rsidR="00A82AED" w:rsidRDefault="2B668F29" w:rsidP="47CF4994">
      <w:pPr>
        <w:spacing w:after="0"/>
        <w:jc w:val="both"/>
        <w:rPr>
          <w:rFonts w:ascii="Times New Roman" w:eastAsia="Times New Roman" w:hAnsi="Times New Roman" w:cs="Times New Roman"/>
        </w:rPr>
      </w:pPr>
      <w:proofErr w:type="spellStart"/>
      <w:r w:rsidRPr="47CF4994">
        <w:rPr>
          <w:rFonts w:ascii="Times New Roman" w:eastAsia="Times New Roman" w:hAnsi="Times New Roman" w:cs="Times New Roman"/>
        </w:rPr>
        <w:t>În</w:t>
      </w:r>
      <w:proofErr w:type="spellEnd"/>
      <w:r w:rsidRPr="47CF49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47CF4994">
        <w:rPr>
          <w:rFonts w:ascii="Times New Roman" w:eastAsia="Times New Roman" w:hAnsi="Times New Roman" w:cs="Times New Roman"/>
        </w:rPr>
        <w:t>cadrul</w:t>
      </w:r>
      <w:proofErr w:type="spellEnd"/>
      <w:r w:rsidRPr="47CF49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47CF4994">
        <w:rPr>
          <w:rFonts w:ascii="Times New Roman" w:eastAsia="Times New Roman" w:hAnsi="Times New Roman" w:cs="Times New Roman"/>
        </w:rPr>
        <w:t>sesiunii</w:t>
      </w:r>
      <w:proofErr w:type="spellEnd"/>
      <w:r w:rsidRPr="47CF4994">
        <w:rPr>
          <w:rFonts w:ascii="Times New Roman" w:eastAsia="Times New Roman" w:hAnsi="Times New Roman" w:cs="Times New Roman"/>
        </w:rPr>
        <w:t xml:space="preserve"> din 19 </w:t>
      </w:r>
      <w:proofErr w:type="spellStart"/>
      <w:r w:rsidRPr="47CF4994">
        <w:rPr>
          <w:rFonts w:ascii="Times New Roman" w:eastAsia="Times New Roman" w:hAnsi="Times New Roman" w:cs="Times New Roman"/>
        </w:rPr>
        <w:t>ianuarie</w:t>
      </w:r>
      <w:proofErr w:type="spellEnd"/>
      <w:r w:rsidR="535AB260" w:rsidRPr="47CF4994">
        <w:rPr>
          <w:rFonts w:ascii="Times New Roman" w:eastAsia="Times New Roman" w:hAnsi="Times New Roman" w:cs="Times New Roman"/>
        </w:rPr>
        <w:t xml:space="preserve"> 2024</w:t>
      </w:r>
      <w:r w:rsidRPr="47CF4994">
        <w:rPr>
          <w:rFonts w:ascii="Times New Roman" w:eastAsia="Times New Roman" w:hAnsi="Times New Roman" w:cs="Times New Roman"/>
        </w:rPr>
        <w:t xml:space="preserve">, 19 </w:t>
      </w:r>
      <w:proofErr w:type="spellStart"/>
      <w:r w:rsidRPr="47CF4994">
        <w:rPr>
          <w:rFonts w:ascii="Times New Roman" w:eastAsia="Times New Roman" w:hAnsi="Times New Roman" w:cs="Times New Roman"/>
        </w:rPr>
        <w:t>echipe</w:t>
      </w:r>
      <w:proofErr w:type="spellEnd"/>
      <w:r w:rsidRPr="47CF4994">
        <w:rPr>
          <w:rFonts w:ascii="Times New Roman" w:eastAsia="Times New Roman" w:hAnsi="Times New Roman" w:cs="Times New Roman"/>
        </w:rPr>
        <w:t xml:space="preserve"> de </w:t>
      </w:r>
      <w:proofErr w:type="spellStart"/>
      <w:r w:rsidRPr="47CF4994">
        <w:rPr>
          <w:rFonts w:ascii="Times New Roman" w:eastAsia="Times New Roman" w:hAnsi="Times New Roman" w:cs="Times New Roman"/>
        </w:rPr>
        <w:t>studenți</w:t>
      </w:r>
      <w:proofErr w:type="spellEnd"/>
      <w:r w:rsidRPr="47CF4994">
        <w:rPr>
          <w:rFonts w:ascii="Times New Roman" w:eastAsia="Times New Roman" w:hAnsi="Times New Roman" w:cs="Times New Roman"/>
        </w:rPr>
        <w:t xml:space="preserve"> au </w:t>
      </w:r>
      <w:proofErr w:type="spellStart"/>
      <w:r w:rsidRPr="47CF4994">
        <w:rPr>
          <w:rFonts w:ascii="Times New Roman" w:eastAsia="Times New Roman" w:hAnsi="Times New Roman" w:cs="Times New Roman"/>
        </w:rPr>
        <w:t>expus</w:t>
      </w:r>
      <w:proofErr w:type="spellEnd"/>
      <w:r w:rsidRPr="47CF49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47CF4994">
        <w:rPr>
          <w:rFonts w:ascii="Times New Roman" w:eastAsia="Times New Roman" w:hAnsi="Times New Roman" w:cs="Times New Roman"/>
        </w:rPr>
        <w:t>rezultatele</w:t>
      </w:r>
      <w:proofErr w:type="spellEnd"/>
      <w:r w:rsidRPr="47CF49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47CF4994">
        <w:rPr>
          <w:rFonts w:ascii="Times New Roman" w:eastAsia="Times New Roman" w:hAnsi="Times New Roman" w:cs="Times New Roman"/>
        </w:rPr>
        <w:t>proiectelor</w:t>
      </w:r>
      <w:proofErr w:type="spellEnd"/>
      <w:r w:rsidRPr="47CF4994">
        <w:rPr>
          <w:rFonts w:ascii="Times New Roman" w:eastAsia="Times New Roman" w:hAnsi="Times New Roman" w:cs="Times New Roman"/>
        </w:rPr>
        <w:t xml:space="preserve"> elaborate pe </w:t>
      </w:r>
      <w:proofErr w:type="spellStart"/>
      <w:r w:rsidRPr="47CF4994">
        <w:rPr>
          <w:rFonts w:ascii="Times New Roman" w:eastAsia="Times New Roman" w:hAnsi="Times New Roman" w:cs="Times New Roman"/>
        </w:rPr>
        <w:t>întreg</w:t>
      </w:r>
      <w:proofErr w:type="spellEnd"/>
      <w:r w:rsidRPr="47CF49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47CF4994">
        <w:rPr>
          <w:rFonts w:ascii="Times New Roman" w:eastAsia="Times New Roman" w:hAnsi="Times New Roman" w:cs="Times New Roman"/>
        </w:rPr>
        <w:t>parcursul</w:t>
      </w:r>
      <w:proofErr w:type="spellEnd"/>
      <w:r w:rsidRPr="47CF49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47CF4994">
        <w:rPr>
          <w:rFonts w:ascii="Times New Roman" w:eastAsia="Times New Roman" w:hAnsi="Times New Roman" w:cs="Times New Roman"/>
        </w:rPr>
        <w:t>semestrului</w:t>
      </w:r>
      <w:proofErr w:type="spellEnd"/>
      <w:r w:rsidRPr="47CF4994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47CF4994">
        <w:rPr>
          <w:rFonts w:ascii="Times New Roman" w:eastAsia="Times New Roman" w:hAnsi="Times New Roman" w:cs="Times New Roman"/>
        </w:rPr>
        <w:t>Aceste</w:t>
      </w:r>
      <w:proofErr w:type="spellEnd"/>
      <w:r w:rsidRPr="47CF49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47CF4994">
        <w:rPr>
          <w:rFonts w:ascii="Times New Roman" w:eastAsia="Times New Roman" w:hAnsi="Times New Roman" w:cs="Times New Roman"/>
        </w:rPr>
        <w:t>prezentări</w:t>
      </w:r>
      <w:proofErr w:type="spellEnd"/>
      <w:r w:rsidRPr="47CF4994">
        <w:rPr>
          <w:rFonts w:ascii="Times New Roman" w:eastAsia="Times New Roman" w:hAnsi="Times New Roman" w:cs="Times New Roman"/>
        </w:rPr>
        <w:t xml:space="preserve"> au </w:t>
      </w:r>
      <w:proofErr w:type="spellStart"/>
      <w:r w:rsidRPr="47CF4994">
        <w:rPr>
          <w:rFonts w:ascii="Times New Roman" w:eastAsia="Times New Roman" w:hAnsi="Times New Roman" w:cs="Times New Roman"/>
        </w:rPr>
        <w:t>cuprins</w:t>
      </w:r>
      <w:proofErr w:type="spellEnd"/>
      <w:r w:rsidRPr="47CF49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47CF4994">
        <w:rPr>
          <w:rFonts w:ascii="Times New Roman" w:eastAsia="Times New Roman" w:hAnsi="Times New Roman" w:cs="Times New Roman"/>
        </w:rPr>
        <w:t>soluții</w:t>
      </w:r>
      <w:proofErr w:type="spellEnd"/>
      <w:r w:rsidRPr="47CF49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47CF4994">
        <w:rPr>
          <w:rFonts w:ascii="Times New Roman" w:eastAsia="Times New Roman" w:hAnsi="Times New Roman" w:cs="Times New Roman"/>
        </w:rPr>
        <w:t>pentru</w:t>
      </w:r>
      <w:proofErr w:type="spellEnd"/>
      <w:r w:rsidRPr="47CF49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47CF4994">
        <w:rPr>
          <w:rFonts w:ascii="Times New Roman" w:eastAsia="Times New Roman" w:hAnsi="Times New Roman" w:cs="Times New Roman"/>
        </w:rPr>
        <w:t>interpretarea</w:t>
      </w:r>
      <w:proofErr w:type="spellEnd"/>
      <w:r w:rsidRPr="47CF49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47CF4994">
        <w:rPr>
          <w:rFonts w:ascii="Times New Roman" w:eastAsia="Times New Roman" w:hAnsi="Times New Roman" w:cs="Times New Roman"/>
        </w:rPr>
        <w:t>avansată</w:t>
      </w:r>
      <w:proofErr w:type="spellEnd"/>
      <w:r w:rsidRPr="47CF4994">
        <w:rPr>
          <w:rFonts w:ascii="Times New Roman" w:eastAsia="Times New Roman" w:hAnsi="Times New Roman" w:cs="Times New Roman"/>
        </w:rPr>
        <w:t xml:space="preserve"> </w:t>
      </w:r>
      <w:proofErr w:type="gramStart"/>
      <w:r w:rsidRPr="47CF4994">
        <w:rPr>
          <w:rFonts w:ascii="Times New Roman" w:eastAsia="Times New Roman" w:hAnsi="Times New Roman" w:cs="Times New Roman"/>
        </w:rPr>
        <w:t>a</w:t>
      </w:r>
      <w:proofErr w:type="gramEnd"/>
      <w:r w:rsidRPr="47CF49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47CF4994">
        <w:rPr>
          <w:rFonts w:ascii="Times New Roman" w:eastAsia="Times New Roman" w:hAnsi="Times New Roman" w:cs="Times New Roman"/>
        </w:rPr>
        <w:t>ecografiilor</w:t>
      </w:r>
      <w:proofErr w:type="spellEnd"/>
      <w:r w:rsidRPr="47CF4994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47CF4994">
        <w:rPr>
          <w:rFonts w:ascii="Times New Roman" w:eastAsia="Times New Roman" w:hAnsi="Times New Roman" w:cs="Times New Roman"/>
        </w:rPr>
        <w:t>implementarea</w:t>
      </w:r>
      <w:proofErr w:type="spellEnd"/>
      <w:r w:rsidRPr="47CF49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47CF4994">
        <w:rPr>
          <w:rFonts w:ascii="Times New Roman" w:eastAsia="Times New Roman" w:hAnsi="Times New Roman" w:cs="Times New Roman"/>
        </w:rPr>
        <w:t>tehnologiilor</w:t>
      </w:r>
      <w:proofErr w:type="spellEnd"/>
      <w:r w:rsidRPr="47CF4994">
        <w:rPr>
          <w:rFonts w:ascii="Times New Roman" w:eastAsia="Times New Roman" w:hAnsi="Times New Roman" w:cs="Times New Roman"/>
        </w:rPr>
        <w:t xml:space="preserve"> smart </w:t>
      </w:r>
      <w:proofErr w:type="spellStart"/>
      <w:r w:rsidRPr="47CF4994">
        <w:rPr>
          <w:rFonts w:ascii="Times New Roman" w:eastAsia="Times New Roman" w:hAnsi="Times New Roman" w:cs="Times New Roman"/>
        </w:rPr>
        <w:t>în</w:t>
      </w:r>
      <w:proofErr w:type="spellEnd"/>
      <w:r w:rsidRPr="47CF49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47CF4994">
        <w:rPr>
          <w:rFonts w:ascii="Times New Roman" w:eastAsia="Times New Roman" w:hAnsi="Times New Roman" w:cs="Times New Roman"/>
        </w:rPr>
        <w:t>agricultură</w:t>
      </w:r>
      <w:proofErr w:type="spellEnd"/>
      <w:r w:rsidRPr="47CF4994">
        <w:rPr>
          <w:rFonts w:ascii="Times New Roman" w:eastAsia="Times New Roman" w:hAnsi="Times New Roman" w:cs="Times New Roman"/>
        </w:rPr>
        <w:t>, bio-</w:t>
      </w:r>
      <w:proofErr w:type="spellStart"/>
      <w:r w:rsidRPr="47CF4994">
        <w:rPr>
          <w:rFonts w:ascii="Times New Roman" w:eastAsia="Times New Roman" w:hAnsi="Times New Roman" w:cs="Times New Roman"/>
        </w:rPr>
        <w:t>meteorologie</w:t>
      </w:r>
      <w:proofErr w:type="spellEnd"/>
      <w:r w:rsidRPr="47CF49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47CF4994">
        <w:rPr>
          <w:rFonts w:ascii="Times New Roman" w:eastAsia="Times New Roman" w:hAnsi="Times New Roman" w:cs="Times New Roman"/>
        </w:rPr>
        <w:t>umană</w:t>
      </w:r>
      <w:proofErr w:type="spellEnd"/>
      <w:r w:rsidRPr="47CF4994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47CF4994">
        <w:rPr>
          <w:rFonts w:ascii="Times New Roman" w:eastAsia="Times New Roman" w:hAnsi="Times New Roman" w:cs="Times New Roman"/>
        </w:rPr>
        <w:t>interpretarea</w:t>
      </w:r>
      <w:proofErr w:type="spellEnd"/>
      <w:r w:rsidRPr="47CF49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47CF4994">
        <w:rPr>
          <w:rFonts w:ascii="Times New Roman" w:eastAsia="Times New Roman" w:hAnsi="Times New Roman" w:cs="Times New Roman"/>
        </w:rPr>
        <w:t>radiografiilor</w:t>
      </w:r>
      <w:proofErr w:type="spellEnd"/>
      <w:r w:rsidRPr="47CF49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47CF4994">
        <w:rPr>
          <w:rFonts w:ascii="Times New Roman" w:eastAsia="Times New Roman" w:hAnsi="Times New Roman" w:cs="Times New Roman"/>
        </w:rPr>
        <w:t>dentare</w:t>
      </w:r>
      <w:proofErr w:type="spellEnd"/>
      <w:r w:rsidRPr="47CF4994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47CF4994">
        <w:rPr>
          <w:rFonts w:ascii="Times New Roman" w:eastAsia="Times New Roman" w:hAnsi="Times New Roman" w:cs="Times New Roman"/>
        </w:rPr>
        <w:t>dezvoltarea</w:t>
      </w:r>
      <w:proofErr w:type="spellEnd"/>
      <w:r w:rsidRPr="47CF4994">
        <w:rPr>
          <w:rFonts w:ascii="Times New Roman" w:eastAsia="Times New Roman" w:hAnsi="Times New Roman" w:cs="Times New Roman"/>
        </w:rPr>
        <w:t xml:space="preserve"> de </w:t>
      </w:r>
      <w:proofErr w:type="spellStart"/>
      <w:r w:rsidRPr="47CF4994">
        <w:rPr>
          <w:rFonts w:ascii="Times New Roman" w:eastAsia="Times New Roman" w:hAnsi="Times New Roman" w:cs="Times New Roman"/>
        </w:rPr>
        <w:t>soluții</w:t>
      </w:r>
      <w:proofErr w:type="spellEnd"/>
      <w:r w:rsidRPr="47CF49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47CF4994">
        <w:rPr>
          <w:rFonts w:ascii="Times New Roman" w:eastAsia="Times New Roman" w:hAnsi="Times New Roman" w:cs="Times New Roman"/>
        </w:rPr>
        <w:t>compatibile</w:t>
      </w:r>
      <w:proofErr w:type="spellEnd"/>
      <w:r w:rsidRPr="47CF4994">
        <w:rPr>
          <w:rFonts w:ascii="Times New Roman" w:eastAsia="Times New Roman" w:hAnsi="Times New Roman" w:cs="Times New Roman"/>
        </w:rPr>
        <w:t xml:space="preserve"> cu </w:t>
      </w:r>
      <w:proofErr w:type="spellStart"/>
      <w:r w:rsidRPr="47CF4994">
        <w:rPr>
          <w:rFonts w:ascii="Times New Roman" w:eastAsia="Times New Roman" w:hAnsi="Times New Roman" w:cs="Times New Roman"/>
        </w:rPr>
        <w:t>ochelarii</w:t>
      </w:r>
      <w:proofErr w:type="spellEnd"/>
      <w:r w:rsidRPr="47CF4994">
        <w:rPr>
          <w:rFonts w:ascii="Times New Roman" w:eastAsia="Times New Roman" w:hAnsi="Times New Roman" w:cs="Times New Roman"/>
        </w:rPr>
        <w:t xml:space="preserve"> HoloLens, </w:t>
      </w:r>
      <w:proofErr w:type="spellStart"/>
      <w:r w:rsidRPr="47CF4994">
        <w:rPr>
          <w:rFonts w:ascii="Times New Roman" w:eastAsia="Times New Roman" w:hAnsi="Times New Roman" w:cs="Times New Roman"/>
        </w:rPr>
        <w:t>identificarea</w:t>
      </w:r>
      <w:proofErr w:type="spellEnd"/>
      <w:r w:rsidRPr="47CF49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47CF4994">
        <w:rPr>
          <w:rFonts w:ascii="Times New Roman" w:eastAsia="Times New Roman" w:hAnsi="Times New Roman" w:cs="Times New Roman"/>
        </w:rPr>
        <w:t>și</w:t>
      </w:r>
      <w:proofErr w:type="spellEnd"/>
      <w:r w:rsidRPr="47CF49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47CF4994">
        <w:rPr>
          <w:rFonts w:ascii="Times New Roman" w:eastAsia="Times New Roman" w:hAnsi="Times New Roman" w:cs="Times New Roman"/>
        </w:rPr>
        <w:t>interpretarea</w:t>
      </w:r>
      <w:proofErr w:type="spellEnd"/>
      <w:r w:rsidRPr="47CF49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47CF4994">
        <w:rPr>
          <w:rFonts w:ascii="Times New Roman" w:eastAsia="Times New Roman" w:hAnsi="Times New Roman" w:cs="Times New Roman"/>
        </w:rPr>
        <w:t>emoțiilor</w:t>
      </w:r>
      <w:proofErr w:type="spellEnd"/>
      <w:r w:rsidRPr="47CF49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47CF4994">
        <w:rPr>
          <w:rFonts w:ascii="Times New Roman" w:eastAsia="Times New Roman" w:hAnsi="Times New Roman" w:cs="Times New Roman"/>
        </w:rPr>
        <w:t>umane</w:t>
      </w:r>
      <w:proofErr w:type="spellEnd"/>
      <w:r w:rsidRPr="47CF4994">
        <w:rPr>
          <w:rFonts w:ascii="Times New Roman" w:eastAsia="Times New Roman" w:hAnsi="Times New Roman" w:cs="Times New Roman"/>
        </w:rPr>
        <w:t xml:space="preserve">, precum </w:t>
      </w:r>
      <w:proofErr w:type="spellStart"/>
      <w:r w:rsidRPr="47CF4994">
        <w:rPr>
          <w:rFonts w:ascii="Times New Roman" w:eastAsia="Times New Roman" w:hAnsi="Times New Roman" w:cs="Times New Roman"/>
        </w:rPr>
        <w:t>și</w:t>
      </w:r>
      <w:proofErr w:type="spellEnd"/>
      <w:r w:rsidRPr="47CF49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47CF4994">
        <w:rPr>
          <w:rFonts w:ascii="Times New Roman" w:eastAsia="Times New Roman" w:hAnsi="Times New Roman" w:cs="Times New Roman"/>
        </w:rPr>
        <w:t>propuneri</w:t>
      </w:r>
      <w:proofErr w:type="spellEnd"/>
      <w:r w:rsidRPr="47CF49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47CF4994">
        <w:rPr>
          <w:rFonts w:ascii="Times New Roman" w:eastAsia="Times New Roman" w:hAnsi="Times New Roman" w:cs="Times New Roman"/>
        </w:rPr>
        <w:t>pentru</w:t>
      </w:r>
      <w:proofErr w:type="spellEnd"/>
      <w:r w:rsidRPr="47CF49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47CF4994">
        <w:rPr>
          <w:rFonts w:ascii="Times New Roman" w:eastAsia="Times New Roman" w:hAnsi="Times New Roman" w:cs="Times New Roman"/>
        </w:rPr>
        <w:t>îmbunătățirea</w:t>
      </w:r>
      <w:proofErr w:type="spellEnd"/>
      <w:r w:rsidRPr="47CF49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47CF4994">
        <w:rPr>
          <w:rFonts w:ascii="Times New Roman" w:eastAsia="Times New Roman" w:hAnsi="Times New Roman" w:cs="Times New Roman"/>
        </w:rPr>
        <w:t>mobilității</w:t>
      </w:r>
      <w:proofErr w:type="spellEnd"/>
      <w:r w:rsidRPr="47CF4994">
        <w:rPr>
          <w:rFonts w:ascii="Times New Roman" w:eastAsia="Times New Roman" w:hAnsi="Times New Roman" w:cs="Times New Roman"/>
        </w:rPr>
        <w:t xml:space="preserve"> urbane.</w:t>
      </w:r>
    </w:p>
    <w:p w14:paraId="31036A0D" w14:textId="73CF1B7E" w:rsidR="47CF4994" w:rsidRDefault="47CF4994" w:rsidP="47CF4994">
      <w:pPr>
        <w:spacing w:after="0"/>
        <w:jc w:val="both"/>
        <w:rPr>
          <w:rFonts w:ascii="Times New Roman" w:eastAsia="Times New Roman" w:hAnsi="Times New Roman" w:cs="Times New Roman"/>
        </w:rPr>
      </w:pPr>
    </w:p>
    <w:p w14:paraId="2A642170" w14:textId="11DD6C53" w:rsidR="00A82AED" w:rsidRDefault="2B668F29" w:rsidP="47CF4994">
      <w:pPr>
        <w:spacing w:after="0"/>
        <w:jc w:val="both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47CF4994">
        <w:rPr>
          <w:rFonts w:ascii="Times New Roman" w:eastAsia="Times New Roman" w:hAnsi="Times New Roman" w:cs="Times New Roman"/>
        </w:rPr>
        <w:t>Specialiștii</w:t>
      </w:r>
      <w:proofErr w:type="spellEnd"/>
      <w:r w:rsidRPr="47CF4994">
        <w:rPr>
          <w:rFonts w:ascii="Times New Roman" w:eastAsia="Times New Roman" w:hAnsi="Times New Roman" w:cs="Times New Roman"/>
        </w:rPr>
        <w:t xml:space="preserve"> care au </w:t>
      </w:r>
      <w:proofErr w:type="spellStart"/>
      <w:r w:rsidRPr="47CF4994">
        <w:rPr>
          <w:rFonts w:ascii="Times New Roman" w:eastAsia="Times New Roman" w:hAnsi="Times New Roman" w:cs="Times New Roman"/>
        </w:rPr>
        <w:t>fost</w:t>
      </w:r>
      <w:proofErr w:type="spellEnd"/>
      <w:r w:rsidRPr="47CF49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47CF4994">
        <w:rPr>
          <w:rFonts w:ascii="Times New Roman" w:eastAsia="Times New Roman" w:hAnsi="Times New Roman" w:cs="Times New Roman"/>
        </w:rPr>
        <w:t>alături</w:t>
      </w:r>
      <w:proofErr w:type="spellEnd"/>
      <w:r w:rsidRPr="47CF4994">
        <w:rPr>
          <w:rFonts w:ascii="Times New Roman" w:eastAsia="Times New Roman" w:hAnsi="Times New Roman" w:cs="Times New Roman"/>
        </w:rPr>
        <w:t xml:space="preserve"> de </w:t>
      </w:r>
      <w:proofErr w:type="spellStart"/>
      <w:r w:rsidRPr="47CF4994">
        <w:rPr>
          <w:rFonts w:ascii="Times New Roman" w:eastAsia="Times New Roman" w:hAnsi="Times New Roman" w:cs="Times New Roman"/>
        </w:rPr>
        <w:t>studenți</w:t>
      </w:r>
      <w:proofErr w:type="spellEnd"/>
      <w:r w:rsidRPr="47CF4994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47CF4994">
        <w:rPr>
          <w:rFonts w:ascii="Times New Roman" w:eastAsia="Times New Roman" w:hAnsi="Times New Roman" w:cs="Times New Roman"/>
        </w:rPr>
        <w:t>atât</w:t>
      </w:r>
      <w:proofErr w:type="spellEnd"/>
      <w:r w:rsidRPr="47CF4994">
        <w:rPr>
          <w:rFonts w:ascii="Times New Roman" w:eastAsia="Times New Roman" w:hAnsi="Times New Roman" w:cs="Times New Roman"/>
        </w:rPr>
        <w:t xml:space="preserve"> la </w:t>
      </w:r>
      <w:proofErr w:type="spellStart"/>
      <w:r w:rsidRPr="47CF4994">
        <w:rPr>
          <w:rFonts w:ascii="Times New Roman" w:eastAsia="Times New Roman" w:hAnsi="Times New Roman" w:cs="Times New Roman"/>
        </w:rPr>
        <w:t>prezentările</w:t>
      </w:r>
      <w:proofErr w:type="spellEnd"/>
      <w:r w:rsidRPr="47CF4994">
        <w:rPr>
          <w:rFonts w:ascii="Times New Roman" w:eastAsia="Times New Roman" w:hAnsi="Times New Roman" w:cs="Times New Roman"/>
        </w:rPr>
        <w:t xml:space="preserve"> finale, </w:t>
      </w:r>
      <w:proofErr w:type="spellStart"/>
      <w:r w:rsidRPr="47CF4994">
        <w:rPr>
          <w:rFonts w:ascii="Times New Roman" w:eastAsia="Times New Roman" w:hAnsi="Times New Roman" w:cs="Times New Roman"/>
        </w:rPr>
        <w:t>cât</w:t>
      </w:r>
      <w:proofErr w:type="spellEnd"/>
      <w:r w:rsidRPr="47CF49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47CF4994">
        <w:rPr>
          <w:rFonts w:ascii="Times New Roman" w:eastAsia="Times New Roman" w:hAnsi="Times New Roman" w:cs="Times New Roman"/>
        </w:rPr>
        <w:t>și</w:t>
      </w:r>
      <w:proofErr w:type="spellEnd"/>
      <w:r w:rsidRPr="47CF4994">
        <w:rPr>
          <w:rFonts w:ascii="Times New Roman" w:eastAsia="Times New Roman" w:hAnsi="Times New Roman" w:cs="Times New Roman"/>
        </w:rPr>
        <w:t xml:space="preserve"> pe </w:t>
      </w:r>
      <w:proofErr w:type="spellStart"/>
      <w:r w:rsidRPr="47CF4994">
        <w:rPr>
          <w:rFonts w:ascii="Times New Roman" w:eastAsia="Times New Roman" w:hAnsi="Times New Roman" w:cs="Times New Roman"/>
        </w:rPr>
        <w:t>parcursul</w:t>
      </w:r>
      <w:proofErr w:type="spellEnd"/>
      <w:r w:rsidRPr="47CF49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47CF4994">
        <w:rPr>
          <w:rFonts w:ascii="Times New Roman" w:eastAsia="Times New Roman" w:hAnsi="Times New Roman" w:cs="Times New Roman"/>
        </w:rPr>
        <w:t>dezvoltării</w:t>
      </w:r>
      <w:proofErr w:type="spellEnd"/>
      <w:r w:rsidRPr="47CF49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47CF4994">
        <w:rPr>
          <w:rFonts w:ascii="Times New Roman" w:eastAsia="Times New Roman" w:hAnsi="Times New Roman" w:cs="Times New Roman"/>
        </w:rPr>
        <w:t>proiectelor</w:t>
      </w:r>
      <w:proofErr w:type="spellEnd"/>
      <w:r w:rsidRPr="47CF4994">
        <w:rPr>
          <w:rFonts w:ascii="Times New Roman" w:eastAsia="Times New Roman" w:hAnsi="Times New Roman" w:cs="Times New Roman"/>
        </w:rPr>
        <w:t xml:space="preserve"> sunt</w:t>
      </w:r>
      <w:r w:rsidR="5BAD5C47" w:rsidRPr="47CF4994">
        <w:rPr>
          <w:rFonts w:ascii="Times New Roman" w:eastAsia="Times New Roman" w:hAnsi="Times New Roman" w:cs="Times New Roman"/>
        </w:rPr>
        <w:t xml:space="preserve"> </w:t>
      </w:r>
      <w:del w:id="0" w:author="Lucian Munteanu" w:date="2024-02-01T09:41:00Z">
        <w:r w:rsidR="5BAD5C47" w:rsidRPr="47CF4994" w:rsidDel="00910580">
          <w:rPr>
            <w:rFonts w:ascii="Times New Roman" w:eastAsia="Times New Roman" w:hAnsi="Times New Roman" w:cs="Times New Roman"/>
          </w:rPr>
          <w:delText>Mardari Alexandru și Marza Andrei de la Centrul de Excelență NATO în domeniul HUMINT,</w:delText>
        </w:r>
        <w:r w:rsidR="0BD012FA" w:rsidRPr="47CF4994" w:rsidDel="00910580">
          <w:rPr>
            <w:rFonts w:ascii="Times New Roman" w:eastAsia="Times New Roman" w:hAnsi="Times New Roman" w:cs="Times New Roman"/>
          </w:rPr>
          <w:delText xml:space="preserve"> </w:delText>
        </w:r>
      </w:del>
      <w:r w:rsidR="0BD012FA" w:rsidRPr="47CF4994">
        <w:rPr>
          <w:rFonts w:ascii="Times New Roman" w:eastAsia="Times New Roman" w:hAnsi="Times New Roman" w:cs="Times New Roman"/>
        </w:rPr>
        <w:t xml:space="preserve">Octav Florescu </w:t>
      </w:r>
      <w:proofErr w:type="spellStart"/>
      <w:r w:rsidR="0BD012FA" w:rsidRPr="47CF4994">
        <w:rPr>
          <w:rFonts w:ascii="Times New Roman" w:eastAsia="Times New Roman" w:hAnsi="Times New Roman" w:cs="Times New Roman"/>
        </w:rPr>
        <w:t>și</w:t>
      </w:r>
      <w:proofErr w:type="spellEnd"/>
      <w:r w:rsidR="0BD012FA" w:rsidRPr="47CF4994">
        <w:rPr>
          <w:rFonts w:ascii="Times New Roman" w:eastAsia="Times New Roman" w:hAnsi="Times New Roman" w:cs="Times New Roman"/>
        </w:rPr>
        <w:t xml:space="preserve"> </w:t>
      </w:r>
      <w:proofErr w:type="spellStart"/>
      <w:r w:rsidR="0BD012FA" w:rsidRPr="47CF4994">
        <w:rPr>
          <w:rFonts w:ascii="Times New Roman" w:eastAsia="Times New Roman" w:hAnsi="Times New Roman" w:cs="Times New Roman"/>
        </w:rPr>
        <w:t>Zsolt</w:t>
      </w:r>
      <w:proofErr w:type="spellEnd"/>
      <w:r w:rsidR="0BD012FA" w:rsidRPr="47CF4994">
        <w:rPr>
          <w:rFonts w:ascii="Times New Roman" w:eastAsia="Times New Roman" w:hAnsi="Times New Roman" w:cs="Times New Roman"/>
        </w:rPr>
        <w:t xml:space="preserve"> </w:t>
      </w:r>
      <w:proofErr w:type="spellStart"/>
      <w:r w:rsidR="0BD012FA" w:rsidRPr="47CF4994">
        <w:rPr>
          <w:rFonts w:ascii="Times New Roman" w:eastAsia="Times New Roman" w:hAnsi="Times New Roman" w:cs="Times New Roman"/>
        </w:rPr>
        <w:t>Vadaszi</w:t>
      </w:r>
      <w:proofErr w:type="spellEnd"/>
      <w:r w:rsidR="0BD012FA" w:rsidRPr="47CF4994">
        <w:rPr>
          <w:rFonts w:ascii="Times New Roman" w:eastAsia="Times New Roman" w:hAnsi="Times New Roman" w:cs="Times New Roman"/>
        </w:rPr>
        <w:t xml:space="preserve"> de la </w:t>
      </w:r>
      <w:proofErr w:type="spellStart"/>
      <w:r w:rsidR="0BD012FA" w:rsidRPr="47CF4994">
        <w:rPr>
          <w:rFonts w:ascii="Times New Roman" w:eastAsia="Times New Roman" w:hAnsi="Times New Roman" w:cs="Times New Roman"/>
        </w:rPr>
        <w:t>compania</w:t>
      </w:r>
      <w:proofErr w:type="spellEnd"/>
      <w:r w:rsidR="0BD012FA" w:rsidRPr="47CF4994">
        <w:rPr>
          <w:rFonts w:ascii="Times New Roman" w:eastAsia="Times New Roman" w:hAnsi="Times New Roman" w:cs="Times New Roman"/>
        </w:rPr>
        <w:t xml:space="preserve"> Grab, Sorin </w:t>
      </w:r>
      <w:proofErr w:type="spellStart"/>
      <w:r w:rsidR="0BD012FA" w:rsidRPr="47CF4994">
        <w:rPr>
          <w:rFonts w:ascii="Times New Roman" w:eastAsia="Times New Roman" w:hAnsi="Times New Roman" w:cs="Times New Roman"/>
        </w:rPr>
        <w:t>Bajenaru</w:t>
      </w:r>
      <w:proofErr w:type="spellEnd"/>
      <w:r w:rsidR="0BD012FA" w:rsidRPr="47CF4994">
        <w:rPr>
          <w:rFonts w:ascii="Times New Roman" w:eastAsia="Times New Roman" w:hAnsi="Times New Roman" w:cs="Times New Roman"/>
        </w:rPr>
        <w:t xml:space="preserve">, Cristian Iuga </w:t>
      </w:r>
      <w:proofErr w:type="spellStart"/>
      <w:r w:rsidR="0BD012FA" w:rsidRPr="47CF4994">
        <w:rPr>
          <w:rFonts w:ascii="Times New Roman" w:eastAsia="Times New Roman" w:hAnsi="Times New Roman" w:cs="Times New Roman"/>
        </w:rPr>
        <w:t>și</w:t>
      </w:r>
      <w:proofErr w:type="spellEnd"/>
      <w:r w:rsidR="0BD012FA" w:rsidRPr="47CF4994">
        <w:rPr>
          <w:rFonts w:ascii="Times New Roman" w:eastAsia="Times New Roman" w:hAnsi="Times New Roman" w:cs="Times New Roman"/>
        </w:rPr>
        <w:t xml:space="preserve"> Muresan Daiana de la </w:t>
      </w:r>
      <w:proofErr w:type="spellStart"/>
      <w:r w:rsidR="0BD012FA" w:rsidRPr="47CF4994">
        <w:rPr>
          <w:rFonts w:ascii="Times New Roman" w:eastAsia="Times New Roman" w:hAnsi="Times New Roman" w:cs="Times New Roman"/>
        </w:rPr>
        <w:t>compania</w:t>
      </w:r>
      <w:proofErr w:type="spellEnd"/>
      <w:r w:rsidR="0BD012FA" w:rsidRPr="47CF4994">
        <w:rPr>
          <w:rFonts w:ascii="Times New Roman" w:eastAsia="Times New Roman" w:hAnsi="Times New Roman" w:cs="Times New Roman"/>
        </w:rPr>
        <w:t xml:space="preserve"> Bosch, </w:t>
      </w:r>
      <w:r w:rsidR="440E61C7" w:rsidRPr="47CF4994">
        <w:rPr>
          <w:rFonts w:ascii="Times New Roman" w:eastAsia="Times New Roman" w:hAnsi="Times New Roman" w:cs="Times New Roman"/>
        </w:rPr>
        <w:t xml:space="preserve">prof. univ. dr. Mihaela </w:t>
      </w:r>
      <w:proofErr w:type="spellStart"/>
      <w:r w:rsidR="440E61C7" w:rsidRPr="47CF4994">
        <w:rPr>
          <w:rFonts w:ascii="Times New Roman" w:eastAsia="Times New Roman" w:hAnsi="Times New Roman" w:cs="Times New Roman"/>
        </w:rPr>
        <w:t>Hedesiu</w:t>
      </w:r>
      <w:proofErr w:type="spellEnd"/>
      <w:r w:rsidR="440E61C7" w:rsidRPr="47CF4994">
        <w:rPr>
          <w:rFonts w:ascii="Times New Roman" w:eastAsia="Times New Roman" w:hAnsi="Times New Roman" w:cs="Times New Roman"/>
        </w:rPr>
        <w:t xml:space="preserve"> (UMF), prof. univ. dr. Adina Croitoru (</w:t>
      </w:r>
      <w:r w:rsidR="74311879" w:rsidRPr="47CF4994">
        <w:rPr>
          <w:rFonts w:ascii="Times New Roman" w:eastAsia="Times New Roman" w:hAnsi="Times New Roman" w:cs="Times New Roman"/>
        </w:rPr>
        <w:t xml:space="preserve">UBB, </w:t>
      </w:r>
      <w:proofErr w:type="spellStart"/>
      <w:r w:rsidR="74311879" w:rsidRPr="47CF4994">
        <w:rPr>
          <w:rFonts w:ascii="Times New Roman" w:eastAsia="Times New Roman" w:hAnsi="Times New Roman" w:cs="Times New Roman"/>
        </w:rPr>
        <w:t>Facultatea</w:t>
      </w:r>
      <w:proofErr w:type="spellEnd"/>
      <w:r w:rsidR="74311879" w:rsidRPr="47CF4994">
        <w:rPr>
          <w:rFonts w:ascii="Times New Roman" w:eastAsia="Times New Roman" w:hAnsi="Times New Roman" w:cs="Times New Roman"/>
        </w:rPr>
        <w:t xml:space="preserve"> de </w:t>
      </w:r>
      <w:proofErr w:type="spellStart"/>
      <w:r w:rsidR="74311879" w:rsidRPr="47CF4994">
        <w:rPr>
          <w:rFonts w:ascii="Times New Roman" w:eastAsia="Times New Roman" w:hAnsi="Times New Roman" w:cs="Times New Roman"/>
        </w:rPr>
        <w:t>Geografie</w:t>
      </w:r>
      <w:proofErr w:type="spellEnd"/>
      <w:r w:rsidR="440E61C7" w:rsidRPr="47CF4994">
        <w:rPr>
          <w:rFonts w:ascii="Times New Roman" w:eastAsia="Times New Roman" w:hAnsi="Times New Roman" w:cs="Times New Roman"/>
        </w:rPr>
        <w:t>)</w:t>
      </w:r>
      <w:r w:rsidR="5E1E047E" w:rsidRPr="47CF4994">
        <w:rPr>
          <w:rFonts w:ascii="Times New Roman" w:eastAsia="Times New Roman" w:hAnsi="Times New Roman" w:cs="Times New Roman"/>
        </w:rPr>
        <w:t xml:space="preserve">, </w:t>
      </w:r>
      <w:r w:rsidR="00000000">
        <w:t xml:space="preserve">HYPERLINK "mailto:&lt;zoltan.balint@ubbcluj.or" </w:t>
      </w:r>
    </w:p>
    <w:p w14:paraId="2C078E63" w14:textId="489AFB11" w:rsidR="00A82AED" w:rsidRDefault="5E1E047E" w:rsidP="47CF4994">
      <w:pPr>
        <w:spacing w:after="0"/>
        <w:jc w:val="both"/>
        <w:rPr>
          <w:rFonts w:ascii="Times New Roman" w:eastAsia="Times New Roman" w:hAnsi="Times New Roman" w:cs="Times New Roman"/>
        </w:rPr>
      </w:pPr>
      <w:r w:rsidRPr="47CF4994">
        <w:rPr>
          <w:rFonts w:ascii="Times New Roman" w:eastAsia="Times New Roman" w:hAnsi="Times New Roman" w:cs="Times New Roman"/>
        </w:rPr>
        <w:t>conf. univ. dr. Zoltan Balint (</w:t>
      </w:r>
      <w:r w:rsidR="2B68CBC6" w:rsidRPr="47CF4994">
        <w:rPr>
          <w:rFonts w:ascii="Times New Roman" w:eastAsia="Times New Roman" w:hAnsi="Times New Roman" w:cs="Times New Roman"/>
        </w:rPr>
        <w:t xml:space="preserve">UBB, </w:t>
      </w:r>
      <w:proofErr w:type="spellStart"/>
      <w:r w:rsidR="2B68CBC6" w:rsidRPr="47CF4994">
        <w:rPr>
          <w:rFonts w:ascii="Times New Roman" w:eastAsia="Times New Roman" w:hAnsi="Times New Roman" w:cs="Times New Roman"/>
        </w:rPr>
        <w:t>Facultatea</w:t>
      </w:r>
      <w:proofErr w:type="spellEnd"/>
      <w:r w:rsidR="2B68CBC6" w:rsidRPr="47CF4994">
        <w:rPr>
          <w:rFonts w:ascii="Times New Roman" w:eastAsia="Times New Roman" w:hAnsi="Times New Roman" w:cs="Times New Roman"/>
        </w:rPr>
        <w:t xml:space="preserve"> de </w:t>
      </w:r>
      <w:proofErr w:type="spellStart"/>
      <w:r w:rsidR="2B68CBC6" w:rsidRPr="47CF4994">
        <w:rPr>
          <w:rFonts w:ascii="Times New Roman" w:eastAsia="Times New Roman" w:hAnsi="Times New Roman" w:cs="Times New Roman"/>
        </w:rPr>
        <w:t>Fizică</w:t>
      </w:r>
      <w:proofErr w:type="spellEnd"/>
      <w:r w:rsidRPr="47CF4994">
        <w:rPr>
          <w:rFonts w:ascii="Times New Roman" w:eastAsia="Times New Roman" w:hAnsi="Times New Roman" w:cs="Times New Roman"/>
        </w:rPr>
        <w:t>)</w:t>
      </w:r>
      <w:r w:rsidR="542F7176" w:rsidRPr="47CF4994">
        <w:rPr>
          <w:rFonts w:ascii="Times New Roman" w:eastAsia="Times New Roman" w:hAnsi="Times New Roman" w:cs="Times New Roman"/>
        </w:rPr>
        <w:t xml:space="preserve">, prof. univ. dr. Simona </w:t>
      </w:r>
      <w:proofErr w:type="spellStart"/>
      <w:r w:rsidR="542F7176" w:rsidRPr="47CF4994">
        <w:rPr>
          <w:rFonts w:ascii="Times New Roman" w:eastAsia="Times New Roman" w:hAnsi="Times New Roman" w:cs="Times New Roman"/>
        </w:rPr>
        <w:t>Motogna</w:t>
      </w:r>
      <w:proofErr w:type="spellEnd"/>
      <w:r w:rsidR="542F7176" w:rsidRPr="47CF4994">
        <w:rPr>
          <w:rFonts w:ascii="Times New Roman" w:eastAsia="Times New Roman" w:hAnsi="Times New Roman" w:cs="Times New Roman"/>
        </w:rPr>
        <w:t xml:space="preserve"> </w:t>
      </w:r>
      <w:proofErr w:type="spellStart"/>
      <w:r w:rsidR="542F7176" w:rsidRPr="47CF4994">
        <w:rPr>
          <w:rFonts w:ascii="Times New Roman" w:eastAsia="Times New Roman" w:hAnsi="Times New Roman" w:cs="Times New Roman"/>
        </w:rPr>
        <w:t>și</w:t>
      </w:r>
      <w:proofErr w:type="spellEnd"/>
      <w:r w:rsidR="542F7176" w:rsidRPr="47CF4994">
        <w:rPr>
          <w:rFonts w:ascii="Times New Roman" w:eastAsia="Times New Roman" w:hAnsi="Times New Roman" w:cs="Times New Roman"/>
        </w:rPr>
        <w:t xml:space="preserve"> lect. univ. dr. Adriana </w:t>
      </w:r>
      <w:proofErr w:type="spellStart"/>
      <w:r w:rsidR="542F7176" w:rsidRPr="47CF4994">
        <w:rPr>
          <w:rFonts w:ascii="Times New Roman" w:eastAsia="Times New Roman" w:hAnsi="Times New Roman" w:cs="Times New Roman"/>
        </w:rPr>
        <w:t>Coroiu</w:t>
      </w:r>
      <w:proofErr w:type="spellEnd"/>
      <w:r w:rsidR="542F7176" w:rsidRPr="47CF4994">
        <w:rPr>
          <w:rFonts w:ascii="Times New Roman" w:eastAsia="Times New Roman" w:hAnsi="Times New Roman" w:cs="Times New Roman"/>
        </w:rPr>
        <w:t xml:space="preserve"> (UBB, </w:t>
      </w:r>
      <w:proofErr w:type="spellStart"/>
      <w:r w:rsidR="542F7176" w:rsidRPr="47CF4994">
        <w:rPr>
          <w:rFonts w:ascii="Times New Roman" w:eastAsia="Times New Roman" w:hAnsi="Times New Roman" w:cs="Times New Roman"/>
        </w:rPr>
        <w:t>Facultatea</w:t>
      </w:r>
      <w:proofErr w:type="spellEnd"/>
      <w:r w:rsidR="542F7176" w:rsidRPr="47CF4994">
        <w:rPr>
          <w:rFonts w:ascii="Times New Roman" w:eastAsia="Times New Roman" w:hAnsi="Times New Roman" w:cs="Times New Roman"/>
        </w:rPr>
        <w:t xml:space="preserve"> de </w:t>
      </w:r>
      <w:proofErr w:type="spellStart"/>
      <w:r w:rsidR="542F7176" w:rsidRPr="47CF4994">
        <w:rPr>
          <w:rFonts w:ascii="Times New Roman" w:eastAsia="Times New Roman" w:hAnsi="Times New Roman" w:cs="Times New Roman"/>
        </w:rPr>
        <w:t>Matematica</w:t>
      </w:r>
      <w:proofErr w:type="spellEnd"/>
      <w:r w:rsidR="542F7176" w:rsidRPr="47CF4994">
        <w:rPr>
          <w:rFonts w:ascii="Times New Roman" w:eastAsia="Times New Roman" w:hAnsi="Times New Roman" w:cs="Times New Roman"/>
        </w:rPr>
        <w:t xml:space="preserve"> </w:t>
      </w:r>
      <w:proofErr w:type="spellStart"/>
      <w:r w:rsidR="542F7176" w:rsidRPr="47CF4994">
        <w:rPr>
          <w:rFonts w:ascii="Times New Roman" w:eastAsia="Times New Roman" w:hAnsi="Times New Roman" w:cs="Times New Roman"/>
        </w:rPr>
        <w:t>si</w:t>
      </w:r>
      <w:proofErr w:type="spellEnd"/>
      <w:r w:rsidR="542F7176" w:rsidRPr="47CF4994">
        <w:rPr>
          <w:rFonts w:ascii="Times New Roman" w:eastAsia="Times New Roman" w:hAnsi="Times New Roman" w:cs="Times New Roman"/>
        </w:rPr>
        <w:t xml:space="preserve"> Informatica) </w:t>
      </w:r>
      <w:proofErr w:type="spellStart"/>
      <w:r w:rsidR="542F7176" w:rsidRPr="47CF4994">
        <w:rPr>
          <w:rFonts w:ascii="Times New Roman" w:eastAsia="Times New Roman" w:hAnsi="Times New Roman" w:cs="Times New Roman"/>
        </w:rPr>
        <w:t>si</w:t>
      </w:r>
      <w:proofErr w:type="spellEnd"/>
      <w:r w:rsidR="542F7176" w:rsidRPr="47CF4994">
        <w:rPr>
          <w:rFonts w:ascii="Times New Roman" w:eastAsia="Times New Roman" w:hAnsi="Times New Roman" w:cs="Times New Roman"/>
        </w:rPr>
        <w:t xml:space="preserve"> Călin Sipos </w:t>
      </w:r>
      <w:r w:rsidR="46B8270D" w:rsidRPr="47CF4994">
        <w:rPr>
          <w:rFonts w:ascii="Times New Roman" w:eastAsia="Times New Roman" w:hAnsi="Times New Roman" w:cs="Times New Roman"/>
        </w:rPr>
        <w:t xml:space="preserve">de la </w:t>
      </w:r>
      <w:r w:rsidR="542F7176" w:rsidRPr="47CF4994">
        <w:rPr>
          <w:rFonts w:ascii="Times New Roman" w:eastAsia="Times New Roman" w:hAnsi="Times New Roman" w:cs="Times New Roman"/>
        </w:rPr>
        <w:t>Cluj Startups</w:t>
      </w:r>
      <w:ins w:id="1" w:author="Lucian Munteanu" w:date="2024-02-01T09:41:00Z">
        <w:r w:rsidR="00910580">
          <w:rPr>
            <w:rFonts w:ascii="Times New Roman" w:eastAsia="Times New Roman" w:hAnsi="Times New Roman" w:cs="Times New Roman"/>
          </w:rPr>
          <w:t xml:space="preserve">, precum </w:t>
        </w:r>
        <w:r w:rsidR="00910580">
          <w:rPr>
            <w:rFonts w:ascii="Times New Roman" w:eastAsia="Times New Roman" w:hAnsi="Times New Roman" w:cs="Times New Roman"/>
            <w:lang w:val="ro-RO"/>
          </w:rPr>
          <w:t>și specialiș</w:t>
        </w:r>
      </w:ins>
      <w:ins w:id="2" w:author="Lucian Munteanu" w:date="2024-02-01T09:42:00Z">
        <w:r w:rsidR="00D2512D">
          <w:rPr>
            <w:rFonts w:ascii="Times New Roman" w:eastAsia="Times New Roman" w:hAnsi="Times New Roman" w:cs="Times New Roman"/>
            <w:lang w:val="ro-RO"/>
          </w:rPr>
          <w:t>t</w:t>
        </w:r>
      </w:ins>
      <w:ins w:id="3" w:author="Lucian Munteanu" w:date="2024-02-01T09:41:00Z">
        <w:r w:rsidR="00910580">
          <w:rPr>
            <w:rFonts w:ascii="Times New Roman" w:eastAsia="Times New Roman" w:hAnsi="Times New Roman" w:cs="Times New Roman"/>
            <w:lang w:val="ro-RO"/>
          </w:rPr>
          <w:t>i din cadrul Centrului de Excelență NATO în domeniul HUMINT</w:t>
        </w:r>
      </w:ins>
      <w:del w:id="4" w:author="Lucian Munteanu" w:date="2024-02-01T09:41:00Z">
        <w:r w:rsidR="6774F806" w:rsidRPr="47CF4994" w:rsidDel="00910580">
          <w:rPr>
            <w:rFonts w:ascii="Times New Roman" w:eastAsia="Times New Roman" w:hAnsi="Times New Roman" w:cs="Times New Roman"/>
          </w:rPr>
          <w:delText>.</w:delText>
        </w:r>
      </w:del>
    </w:p>
    <w:sectPr w:rsidR="00A82A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Lucian Munteanu">
    <w15:presenceInfo w15:providerId="AD" w15:userId="S-1-5-21-4116880140-3714709139-831800518-126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trackRevision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EC758F6"/>
    <w:rsid w:val="00071B5E"/>
    <w:rsid w:val="00910580"/>
    <w:rsid w:val="00A82AED"/>
    <w:rsid w:val="00D2512D"/>
    <w:rsid w:val="0BD012FA"/>
    <w:rsid w:val="0DBAF6AC"/>
    <w:rsid w:val="0E374A3E"/>
    <w:rsid w:val="0E44B1B9"/>
    <w:rsid w:val="0E9EFC08"/>
    <w:rsid w:val="15A25FA6"/>
    <w:rsid w:val="1D290D08"/>
    <w:rsid w:val="1EC758F6"/>
    <w:rsid w:val="2190DA44"/>
    <w:rsid w:val="25A4B19D"/>
    <w:rsid w:val="28F811B8"/>
    <w:rsid w:val="2B668F29"/>
    <w:rsid w:val="2B68CBC6"/>
    <w:rsid w:val="31D5D0AD"/>
    <w:rsid w:val="3CFF9FD6"/>
    <w:rsid w:val="3D04B181"/>
    <w:rsid w:val="440E61C7"/>
    <w:rsid w:val="46B8270D"/>
    <w:rsid w:val="47CF4994"/>
    <w:rsid w:val="535AB260"/>
    <w:rsid w:val="542F7176"/>
    <w:rsid w:val="5610E7FD"/>
    <w:rsid w:val="5B764A7B"/>
    <w:rsid w:val="5BAD5C47"/>
    <w:rsid w:val="5E1E047E"/>
    <w:rsid w:val="5E2CA98E"/>
    <w:rsid w:val="5E31D392"/>
    <w:rsid w:val="6774F806"/>
    <w:rsid w:val="70D78AB0"/>
    <w:rsid w:val="718785A4"/>
    <w:rsid w:val="74311879"/>
    <w:rsid w:val="7B153F8D"/>
    <w:rsid w:val="7E425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758F6"/>
  <w15:chartTrackingRefBased/>
  <w15:docId w15:val="{F597CB6C-03C2-45E0-888F-D0F5632F2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Revision">
    <w:name w:val="Revision"/>
    <w:hidden/>
    <w:uiPriority w:val="99"/>
    <w:semiHidden/>
    <w:rsid w:val="0091058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364</Words>
  <Characters>2077</Characters>
  <Application>Microsoft Office Word</Application>
  <DocSecurity>0</DocSecurity>
  <Lines>17</Lines>
  <Paragraphs>4</Paragraphs>
  <ScaleCrop>false</ScaleCrop>
  <Company/>
  <LinksUpToDate>false</LinksUpToDate>
  <CharactersWithSpaces>2437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SILVIA DIOSAN</dc:creator>
  <cp:keywords/>
  <dc:description/>
  <cp:lastModifiedBy>Lucian Munteanu</cp:lastModifiedBy>
  <cp:revision>2</cp:revision>
  <dcterms:created xsi:type="dcterms:W3CDTF">2024-02-01T07:42:00Z</dcterms:created>
  <dcterms:modified xsi:type="dcterms:W3CDTF">2024-02-01T07:42:00Z</dcterms:modified>
</cp:coreProperties>
</file>